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Arial" w:hAnsi="Arial" w:cs="Arial"/>
          <w:b/>
          <w:b/>
          <w:bCs/>
        </w:rPr>
      </w:pPr>
      <w:r>
        <w:rPr>
          <w:rFonts w:cs="Arial" w:ascii="Arial" w:hAnsi="Arial"/>
          <w:b/>
          <w:bCs/>
        </w:rPr>
        <w:t xml:space="preserve">Additional cases of </w:t>
      </w:r>
      <w:r>
        <w:rPr>
          <w:rFonts w:cs="Arial" w:ascii="Arial" w:hAnsi="Arial"/>
          <w:b/>
          <w:bCs/>
          <w:i/>
          <w:iCs/>
        </w:rPr>
        <w:t>SKOR2</w:t>
      </w:r>
      <w:r>
        <w:rPr>
          <w:rFonts w:cs="Arial" w:ascii="Arial" w:hAnsi="Arial"/>
          <w:b/>
          <w:bCs/>
        </w:rPr>
        <w:t xml:space="preserve"> variants with cerebellar hypoplasia, a spectrum of developmental delays, and additional clinical characteristics.</w:t>
      </w:r>
    </w:p>
    <w:p>
      <w:pPr>
        <w:pStyle w:val="Normal"/>
        <w:jc w:val="center"/>
        <w:rPr>
          <w:rFonts w:ascii="Arial" w:hAnsi="Arial" w:cs="Arial"/>
          <w:b/>
          <w:b/>
          <w:bCs/>
        </w:rPr>
      </w:pPr>
      <w:r>
        <w:rPr>
          <w:rFonts w:cs="Arial" w:ascii="Arial" w:hAnsi="Arial"/>
          <w:b/>
          <w:bCs/>
        </w:rPr>
      </w:r>
    </w:p>
    <w:p>
      <w:pPr>
        <w:pStyle w:val="Normal"/>
        <w:jc w:val="center"/>
        <w:rPr>
          <w:rFonts w:ascii="Arial" w:hAnsi="Arial" w:cs="Arial"/>
        </w:rPr>
      </w:pPr>
      <w:r>
        <w:rPr>
          <w:rFonts w:cs="Arial" w:ascii="Arial" w:hAnsi="Arial"/>
        </w:rPr>
        <w:t>Aya Abu-El-Haija; Ivana Mihalek; Jurja Bratko; Allan Bayat, Silke Redler; Rami Abou Jamra; Meret Wegler; Olaf Bodamer</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b/>
          <w:b/>
          <w:bCs/>
        </w:rPr>
      </w:pPr>
      <w:r>
        <w:rPr>
          <w:rFonts w:cs="Arial" w:ascii="Arial" w:hAnsi="Arial"/>
          <w:b/>
          <w:bCs/>
        </w:rPr>
        <w:t>Abstract:</w:t>
      </w:r>
    </w:p>
    <w:p>
      <w:pPr>
        <w:pStyle w:val="Normal"/>
        <w:rPr>
          <w:rFonts w:ascii="Arial" w:hAnsi="Arial" w:cs="Arial"/>
          <w:b/>
          <w:b/>
          <w:bCs/>
        </w:rPr>
      </w:pPr>
      <w:r>
        <w:rPr>
          <w:rFonts w:cs="Arial" w:ascii="Arial" w:hAnsi="Arial"/>
          <w:b/>
          <w:bCs/>
        </w:rPr>
      </w:r>
    </w:p>
    <w:p>
      <w:pPr>
        <w:pStyle w:val="Normal"/>
        <w:spacing w:lineRule="auto" w:line="480"/>
        <w:rPr>
          <w:rFonts w:ascii="Arial" w:hAnsi="Arial" w:cs="Arial"/>
        </w:rPr>
      </w:pPr>
      <w:r>
        <w:rPr>
          <w:rFonts w:cs="Arial" w:ascii="Arial" w:hAnsi="Arial"/>
        </w:rPr>
        <w:t xml:space="preserve">Cerebellar hypoplasia (CH) is defined by decreased cerebellar and/or vermis size. CH can be caused by multiple etiologies, such as prenatal infections, teratogenic exposures, metabolic conditions, chromosomal abnormalities, or single gene variants. </w:t>
      </w:r>
      <w:r>
        <w:rPr>
          <w:rFonts w:cs="Arial" w:ascii="Arial" w:hAnsi="Arial"/>
          <w:i/>
          <w:iCs/>
        </w:rPr>
        <w:t>SKOR2</w:t>
      </w:r>
      <w:r>
        <w:rPr>
          <w:rFonts w:cs="Arial" w:ascii="Arial" w:hAnsi="Arial"/>
        </w:rPr>
        <w:t xml:space="preserve"> was initially studied in mouse models and was found to be in involved in cerebellar development, </w:t>
      </w:r>
      <w:r>
        <w:rPr>
          <w:rFonts w:cs="Arial" w:ascii="Arial" w:hAnsi="Arial"/>
          <w:i/>
          <w:iCs/>
        </w:rPr>
        <w:t>Skor2</w:t>
      </w:r>
      <w:r>
        <w:rPr>
          <w:rFonts w:cs="Arial" w:ascii="Arial" w:hAnsi="Arial"/>
        </w:rPr>
        <w:t xml:space="preserve">-null mice cerebellum lacked normal cerebellar development, had smaller cerebellum, abnormal foliation and reduced size of the central vermis. Valence and colleagues previously reported one patient with homozygous null variant in </w:t>
      </w:r>
      <w:r>
        <w:rPr>
          <w:rFonts w:cs="Arial" w:ascii="Arial" w:hAnsi="Arial"/>
          <w:i/>
          <w:iCs/>
        </w:rPr>
        <w:t>SKOR2</w:t>
      </w:r>
      <w:r>
        <w:rPr>
          <w:rFonts w:cs="Arial" w:ascii="Arial" w:hAnsi="Arial"/>
        </w:rPr>
        <w:t xml:space="preserve"> (p.Ser917*) and had developmental delays, ataxia, and cerebellar dysplasia.  We here report four additional cases with </w:t>
      </w:r>
      <w:r>
        <w:rPr>
          <w:rFonts w:cs="Arial" w:ascii="Arial" w:hAnsi="Arial"/>
          <w:i/>
          <w:iCs/>
        </w:rPr>
        <w:t>SKOR2</w:t>
      </w:r>
      <w:r>
        <w:rPr>
          <w:rFonts w:cs="Arial" w:ascii="Arial" w:hAnsi="Arial"/>
        </w:rPr>
        <w:t xml:space="preserve"> variants, and provide clinical description with brain imaging findings. Further studies may be needed to provide evidence for causation of </w:t>
      </w:r>
      <w:r>
        <w:rPr>
          <w:rFonts w:cs="Arial" w:ascii="Arial" w:hAnsi="Arial"/>
          <w:i/>
          <w:iCs/>
        </w:rPr>
        <w:t>SKOR2</w:t>
      </w:r>
      <w:r>
        <w:rPr>
          <w:rFonts w:cs="Arial" w:ascii="Arial" w:hAnsi="Arial"/>
        </w:rPr>
        <w:t xml:space="preserve"> variants and cerebellar abnormalities. </w:t>
      </w:r>
      <w:r>
        <w:rPr>
          <w:rFonts w:cs="Arial" w:ascii="Arial" w:hAnsi="Arial"/>
          <w:i/>
          <w:iCs/>
        </w:rPr>
        <w:t>SKOR2</w:t>
      </w:r>
      <w:r>
        <w:rPr>
          <w:rFonts w:cs="Arial" w:ascii="Arial" w:hAnsi="Arial"/>
        </w:rPr>
        <w:t xml:space="preserve"> gene has not been known as a human disease-causing gene thus far, but can be a good candidate.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spacing w:lineRule="auto" w:line="480"/>
        <w:rPr>
          <w:rFonts w:ascii="Arial" w:hAnsi="Arial" w:cs="Arial"/>
          <w:b/>
          <w:b/>
          <w:bCs/>
        </w:rPr>
      </w:pPr>
      <w:r>
        <w:rPr>
          <w:rFonts w:cs="Arial" w:ascii="Arial" w:hAnsi="Arial"/>
          <w:b/>
          <w:bCs/>
        </w:rPr>
        <w:t>Background:</w:t>
      </w:r>
    </w:p>
    <w:p>
      <w:pPr>
        <w:pStyle w:val="Normal"/>
        <w:spacing w:lineRule="auto" w:line="480"/>
        <w:ind w:firstLine="720"/>
        <w:rPr>
          <w:rFonts w:ascii="Arial" w:hAnsi="Arial" w:cs="Arial"/>
        </w:rPr>
      </w:pPr>
      <w:r>
        <w:rPr>
          <w:rFonts w:cs="Arial" w:ascii="Arial" w:hAnsi="Arial"/>
        </w:rPr>
        <w:t xml:space="preserve">Cerebellar hypoplasia (CH) is a descriptive term based on neuroimaging </w:t>
      </w:r>
      <w:r>
        <w:fldChar w:fldCharType="begin"/>
      </w:r>
      <w:r>
        <w:rPr>
          <w:rFonts w:cs="Arial" w:ascii="Arial" w:hAnsi="Arial"/>
        </w:rPr>
        <w:instrText>ADDIN ZOTERO_ITEM CSL_CITATION {"citationID":"1Iq6svLW","properties":{"formattedCitation":"(Poretti et al., 2014)","plainCitation":"(Poretti et al., 2014)","noteIndex":0},"citationItems":[{"id":246,"uris":["http://zotero.org/users/5336149/items/LA7I6DW7"],"uri":["http://zotero.org/users/5336149/items/LA7I6DW7"],"itemData":{"id":246,"type":"article-journal","abstract":"Cerebellar hypoplasia (CH) refers to a cerebellum with a reduced volume, and is a common, but non-specific neuroimaging finding. The etiological spectrum of CH is wide and includes both primary (malformative) and secondary (disruptive) conditions. Primary conditions include chromosomal aberrations (e.g., trisomy 13 and 18), metabolic disorders (e.g., molybdenum cofactor deficiency, Smith-Lemli-Opitz syndrome, and adenylosuccinase deficiency), genetic syndromes (e.g., Ritscher-Schinzel, Joubert, and CHARGE syndromes), and brain malformations (primary posterior fossa malformations e.g., Dandy-Walker malformation, pontine tegmental cap dysplasia and rhombencephalosynapsis, or global brain malformations such as tubulinopathies and α-dystroglycanopathies). Secondary (disruptive) conditions include prenatal infections (e.g., cytomegalovirus), exposure to teratogens, and extreme prematurity. The distinction between malformations and disruptions is important for pathogenesis and genetic counseling. Neuroimaging provides key information to categorize CH based on the pattern of involvement: unilateral CH, CH with mainly vermis involvement, global CH with involvement of both vermis and hemispheres, and pontocerebellar hypoplasia. The category of CH, associated neuroimaging findings and clinical features may suggest a specific disorder or help plan further investigations and interpret their results. Over the past decade, advances in neuroimaging and genetic testing have greatly improved clinical diagnosis, diagnostic testing, recurrence risk counseling, and information about prognosis for patients and their families. In the next decade, these advances will be translated into deeper understanding of these disorders and more specific treatments.","container-title":"American Journal of Medical Genetics. Part C, Seminars in Medical Genetics","DOI":"10.1002/ajmg.c.31398","ISSN":"1552-4876","issue":"2","journalAbbreviation":"Am J Med Genet C Semin Med Genet","language":"eng","note":"PMID: 24839100","page":"211-226","source":"PubMed","title":"Cerebellar hypoplasia: differential diagnosis and diagnostic approach","title-short":"Cerebellar hypoplasia","volume":"166C","author":[{"family":"Poretti","given":"Andrea"},{"family":"Boltshauser","given":"Eugen"},{"family":"Doherty","given":"Dan"}],"issued":{"date-parts":[["2014",6]]}}}],"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(Poretti et al., 2014)</w:t>
      </w:r>
      <w:r>
        <w:rPr>
          <w:rFonts w:cs="Arial" w:ascii="Arial" w:hAnsi="Arial"/>
        </w:rPr>
      </w:r>
      <w:r>
        <w:rPr>
          <w:rFonts w:cs="Arial" w:ascii="Arial" w:hAnsi="Arial"/>
        </w:rPr>
        <w:fldChar w:fldCharType="end"/>
      </w:r>
      <w:r>
        <w:rPr>
          <w:rFonts w:cs="Arial" w:ascii="Arial" w:hAnsi="Arial"/>
        </w:rPr>
        <w:t xml:space="preserve">, and is defined by decreased cerebellar volume, decreased cerebellar vermis size on midsagittal section, with (near) normal shape  </w:t>
      </w:r>
      <w:r>
        <w:fldChar w:fldCharType="begin"/>
      </w:r>
      <w:r>
        <w:rPr>
          <w:rFonts w:cs="Arial" w:ascii="Arial" w:hAnsi="Arial"/>
        </w:rPr>
        <w:instrText>ADDIN ZOTERO_ITEM CSL_CITATION {"citationID":"Pgh7aGqn","properties":{"formattedCitation":"(Poretti et al., 2009)","plainCitation":"(Poretti et al., 2009)","noteIndex":0},"citationItems":[{"id":242,"uris":["http://zotero.org/users/5336149/items/96QI4HSM"],"uri":["http://zotero.org/users/5336149/items/96QI4HSM"],"itemData":{"id":242,"type":"article-journal","abstract":"There is increasing evidence that the cerebellum is susceptible to both prenatal infections and haemorrhages as well as being vulnerable in extremely preterm babies, but not to perinatal and postnatal hypoxic-ischaemic injuries. Starting with the imaging appearance we describe and illustrate a spectrum of prenatal cerebellar disruptions: cerebellar agenesis; unilateral cerebellar hypoplasia; unilateral cerebellar cleft; global cerebellar hypoplasia; vanishing cerebellum in myelomeningocele; and disruption of cerebellar development in preterm infants. We discuss neuroradiological characteristics, possible disruptive events, and clinical findings in the different morphological patterns. Remarkably, the same disruptive agent can cause different neuroradiological patterns, which appear likely to represent a morphological spectrum. The analysis of imaging patterns is crucial in recognising cerebellar disruptions. Recognition of cerebellar disruptions and their differentiation from cerebellar malformations is important in terms of diagnosis, prognosis, and genetic counselling.","container-title":"European journal of paediatric neurology: EJPN: official journal of the European Paediatric Neurology Society","DOI":"10.1016/j.ejpn.2008.09.001","ISSN":"1532-2130","issue":"5","journalAbbreviation":"Eur. J. Paediatr. Neurol.","language":"eng","note":"PMID: 18945628","page":"397-407","source":"PubMed","title":"Morphological spectrum of prenatal cerebellar disruptions","volume":"13","author":[{"family":"Poretti","given":"Andrea"},{"family":"Prayer","given":"Daniela"},{"family":"Boltshauser","given":"Eugen"}],"issued":{"date-parts":[["2009",9]]}}}],"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(Poretti et al., 2009)</w:t>
      </w:r>
      <w:r>
        <w:rPr>
          <w:rFonts w:cs="Arial" w:ascii="Arial" w:hAnsi="Arial"/>
        </w:rPr>
      </w:r>
      <w:r>
        <w:rPr>
          <w:rFonts w:cs="Arial" w:ascii="Arial" w:hAnsi="Arial"/>
        </w:rPr>
        <w:fldChar w:fldCharType="end"/>
      </w:r>
      <w:r>
        <w:rPr>
          <w:rFonts w:cs="Arial" w:ascii="Arial" w:hAnsi="Arial"/>
        </w:rPr>
        <w:t xml:space="preserve">. Due to the reduction of cerebellar size, the subarachnoid space is enlarged </w:t>
      </w:r>
      <w:r>
        <w:fldChar w:fldCharType="begin"/>
      </w:r>
      <w:r>
        <w:rPr>
          <w:rFonts w:cs="Arial" w:ascii="Arial" w:hAnsi="Arial"/>
        </w:rPr>
        <w:instrText>ADDIN ZOTERO_ITEM CSL_CITATION {"citationID":"erpQNsGJ","properties":{"formattedCitation":"(Poretti et al., 2009)","plainCitation":"(Poretti et al., 2009)","noteIndex":0},"citationItems":[{"id":242,"uris":["http://zotero.org/users/5336149/items/96QI4HSM"],"uri":["http://zotero.org/users/5336149/items/96QI4HSM"],"itemData":{"id":242,"type":"article-journal","abstract":"There is increasing evidence that the cerebellum is susceptible to both prenatal infections and haemorrhages as well as being vulnerable in extremely preterm babies, but not to perinatal and postnatal hypoxic-ischaemic injuries. Starting with the imaging appearance we describe and illustrate a spectrum of prenatal cerebellar disruptions: cerebellar agenesis; unilateral cerebellar hypoplasia; unilateral cerebellar cleft; global cerebellar hypoplasia; vanishing cerebellum in myelomeningocele; and disruption of cerebellar development in preterm infants. We discuss neuroradiological characteristics, possible disruptive events, and clinical findings in the different morphological patterns. Remarkably, the same disruptive agent can cause different neuroradiological patterns, which appear likely to represent a morphological spectrum. The analysis of imaging patterns is crucial in recognising cerebellar disruptions. Recognition of cerebellar disruptions and their differentiation from cerebellar malformations is important in terms of diagnosis, prognosis, and genetic counselling.","container-title":"European journal of paediatric neurology: EJPN: official journal of the European Paediatric Neurology Society","DOI":"10.1016/j.ejpn.2008.09.001","ISSN":"1532-2130","issue":"5","journalAbbreviation":"Eur. J. Paediatr. Neurol.","language":"eng","note":"PMID: 18945628","page":"397-407","source":"PubMed","title":"Morphological spectrum of prenatal cerebellar disruptions","volume":"13","author":[{"family":"Poretti","given":"Andrea"},{"family":"Prayer","given":"Daniela"},{"family":"Boltshauser","given":"Eugen"}],"issued":{"date-parts":[["2009",9]]}}}],"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(Poretti et al., 2009)</w:t>
      </w:r>
      <w:r>
        <w:rPr>
          <w:rFonts w:cs="Arial" w:ascii="Arial" w:hAnsi="Arial"/>
        </w:rPr>
      </w:r>
      <w:r>
        <w:rPr>
          <w:rFonts w:cs="Arial" w:ascii="Arial" w:hAnsi="Arial"/>
        </w:rPr>
        <w:fldChar w:fldCharType="end"/>
      </w:r>
      <w:r>
        <w:rPr>
          <w:rFonts w:cs="Arial" w:ascii="Arial" w:hAnsi="Arial"/>
        </w:rPr>
        <w:t xml:space="preserve">. Hypoplastic cerebella may result from decreased production of cells, increased apoptosis of cerebellum, or premature apoptosis or abnormal cell migration of cells </w:t>
      </w:r>
      <w:r>
        <w:fldChar w:fldCharType="begin"/>
      </w:r>
      <w:r>
        <w:rPr>
          <w:rFonts w:cs="Arial" w:ascii="Arial" w:hAnsi="Arial"/>
        </w:rPr>
        <w:instrText>ADDIN ZOTERO_ITEM CSL_CITATION {"citationID":"O2AD9qUg","properties":{"formattedCitation":"(Patel &amp; Barkovich, 2002)","plainCitation":"(Patel &amp; Barkovich, 2002)","noteIndex":0},"citationItems":[{"id":244,"uris":["http://zotero.org/users/5336149/items/RAMMW5M9"],"uri":["http://zotero.org/users/5336149/items/RAMMW5M9"],"itemData":{"id":244,"type":"article-journal","abstract":"BACKGROUND AND PURPOSE: Because of improved visualization of posterior fossa structures with MR imaging, cerebellar malformations are recognized with increasing frequency. Herein we attempt to describe and propose a rational classification of cerebellar malformations.\nMETHODS: MR images obtained in 70 patients with cerebellar malformations were retrospectively reviewed. The cerebellar malformations were initially divided into those with hypoplasia and those with dysplasia. They were then divided into focal and diffuse malformations. Finally, they were separated according to other features, such as brain stem involvement and cerebral involvement.\nRESULTS: All patients with diffuse cerebellar dysplasia (muscular dystrophy [n = 10], cytomegalovirus [n = 6], lissencephaly [n = 3],) had abnormalities of the cerebrum. Patients with focal cerebellar dysplasia of the Joubert (n = 12) and rhombencephalosynapsis (n = 8) types had variable cerebral dysplasia. Patients with nonsyndromic focal cerebellar dysplasia (isolated focal cerebellar cortical dysplasia [n = 2], cerebellar heterotopia with cerebellar cortical dysplasia [n = 1], idiopathic diffuse cerebellar dysplasia [n = 1], Lhermitte-Duclos syndrome [n = 1]) and those with cerebellar hypoplasia (isolated cerebellar hypoplasia [n = 6], pontocerebellar hypoplasia type 1 [n = 1]) had normal cerebra. Patients with features of Dandy-Walker malformation (n = 19) had both hypoplasia and dysplasia of the cerebellum. No notable difference was found between the cerebella of patients with large fourth ventricle cysts (Dandy-Walker malformations) and those without large fourth ventricle cysts (isolated cerebellar hypoplasia). Therefore, the Dandy-Walker malformation seems to be heterogeneous.\nCONCLUSION: Use of this classification system helps in the segregation and understanding of the relationship among cerebellar malformations. Although it will undoubtedly require revisions, this classification is a first step in combining imaging with molecular biology to facilitate understanding of cerebellar development and maldevelopment.","container-title":"AJNR. American journal of neuroradiology","ISSN":"0195-6108","issue":"7","journalAbbreviation":"AJNR Am J Neuroradiol","language":"eng","note":"PMID: 12169461","page":"1074-1087","source":"PubMed","title":"Analysis and classification of cerebellar malformations","volume":"23","author":[{"family":"Patel","given":"Sandeep"},{"family":"Barkovich","given":"A. James"}],"issued":{"date-parts":[["2002",8]]}}}],"schema":"https://github.com/citation-style-language/schema/raw/master/csl-citation.json"}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(Patel &amp; Barkovich, 2002)</w:t>
      </w:r>
      <w:r>
        <w:rPr>
          <w:rFonts w:cs="Arial" w:ascii="Arial" w:hAnsi="Arial"/>
        </w:rPr>
      </w:r>
      <w:r>
        <w:rPr>
          <w:rFonts w:cs="Arial" w:ascii="Arial" w:hAnsi="Arial"/>
        </w:rPr>
        <w:fldChar w:fldCharType="end"/>
      </w:r>
      <w:r>
        <w:rPr>
          <w:rFonts w:cs="Arial" w:ascii="Arial" w:hAnsi="Arial"/>
        </w:rPr>
        <w:t xml:space="preserve">. Cerebellar atrophy (CA) is different from CH, and sometimes difficult to differentiate even with brain imaging </w:t>
      </w:r>
      <w:r>
        <w:fldChar w:fldCharType="begin"/>
      </w:r>
      <w:r>
        <w:rPr>
          <w:rFonts w:cs="Arial" w:ascii="Arial" w:hAnsi="Arial"/>
        </w:rPr>
        <w:instrText>ADDIN ZOTERO_ITEM CSL_CITATION {"citationID":"lAcl9Ijt","properties":{"formattedCitation":"(Poretti et al., 2015)","plainCitation":"(Poretti et al., 2015)","noteIndex":0},"citationItems":[{"id":236,"uris":["http://zotero.org/users/5336149/items/VS2A8VZY"],"uri":["http://zotero.org/users/5336149/items/VS2A8VZY"],"itemData":{"id":236,"type":"article-journal","abstract":"Cerebellar atrophy (CA) is a relatively common, but nonspecific finding in pediatric neurology and neuroradiology. Here, we provide an update of checklists for postnatally acquired CA, unilateral CA, and hereditary CA. In addition, we include a list of disorders with ataxia as a symptom, but without CA. These checklists may help the evaluation of differential diagnosis and planning of additional investigations. For diseases associated with hereditary CA, we provide an updated version of our neuroimaging-based pattern-recognition approach that classify CA as isolated (\"pure\") or associated (\"plus\") with other neuroimaging findings including hypomyelination, progressive white matter abnormalities, signal changes of the dentate nucleus, cerebellar cortex T2-hyperintensity, and basal ganglia involvement. Finally, we discuss some rules with their exceptions related to pediatric CA, discrepancies between clinical and neuroimaging course, and the difficulties to differentiate CA from cerebellar hypoplasia.","container-title":"Neuropediatrics","DOI":"10.1055/s-0035-1564620","ISSN":"1439-1899","issue":"6","journalAbbreviation":"Neuropediatrics","language":"eng","note":"PMID: 26444039","page":"359-370","source":"PubMed","title":"Differential Diagnosis of Cerebellar Atrophy in Childhood: An Update","title-short":"Differential Diagnosis of Cerebellar Atrophy in Childhood","volume":"46","author":[{"family":"Poretti","given":"Andrea"},{"family":"Wolf","given":"Nicole I."},{"family":"Boltshauser","given":"Eugen"}],"issued":{"date-parts":[["2015",12]]}}}],"schema":"https://github.com/citation-style-language/schema/raw/master/csl-citation.json"}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(Poretti et al., 2015)</w:t>
      </w:r>
      <w:r>
        <w:rPr>
          <w:rFonts w:cs="Arial" w:ascii="Arial" w:hAnsi="Arial"/>
        </w:rPr>
      </w:r>
      <w:r>
        <w:rPr>
          <w:rFonts w:cs="Arial" w:ascii="Arial" w:hAnsi="Arial"/>
        </w:rPr>
        <w:fldChar w:fldCharType="end"/>
      </w:r>
      <w:r>
        <w:rPr>
          <w:rFonts w:cs="Arial" w:ascii="Arial" w:hAnsi="Arial"/>
        </w:rPr>
        <w:t xml:space="preserve">. Patel and Barkovich used the term CA when the cerebellum is small, with large cerebellar fissures and shrunken folia, or if it underwent progressive volume loss; while CH was used to describe small cerebellum with normal size fissures compared with the folia </w:t>
      </w:r>
      <w:r>
        <w:fldChar w:fldCharType="begin"/>
      </w:r>
      <w:r>
        <w:rPr>
          <w:rFonts w:cs="Arial" w:ascii="Arial" w:hAnsi="Arial"/>
        </w:rPr>
        <w:instrText>ADDIN ZOTERO_ITEM CSL_CITATION {"citationID":"9wO1rOus","properties":{"formattedCitation":"(Patel &amp; Barkovich, 2002)","plainCitation":"(Patel &amp; Barkovich, 2002)","noteIndex":0},"citationItems":[{"id":244,"uris":["http://zotero.org/users/5336149/items/RAMMW5M9"],"uri":["http://zotero.org/users/5336149/items/RAMMW5M9"],"itemData":{"id":244,"type":"article-journal","abstract":"BACKGROUND AND PURPOSE: Because of improved visualization of posterior fossa structures with MR imaging, cerebellar malformations are recognized with increasing frequency. Herein we attempt to describe and propose a rational classification of cerebellar malformations.\nMETHODS: MR images obtained in 70 patients with cerebellar malformations were retrospectively reviewed. The cerebellar malformations were initially divided into those with hypoplasia and those with dysplasia. They were then divided into focal and diffuse malformations. Finally, they were separated according to other features, such as brain stem involvement and cerebral involvement.\nRESULTS: All patients with diffuse cerebellar dysplasia (muscular dystrophy [n = 10], cytomegalovirus [n = 6], lissencephaly [n = 3],) had abnormalities of the cerebrum. Patients with focal cerebellar dysplasia of the Joubert (n = 12) and rhombencephalosynapsis (n = 8) types had variable cerebral dysplasia. Patients with nonsyndromic focal cerebellar dysplasia (isolated focal cerebellar cortical dysplasia [n = 2], cerebellar heterotopia with cerebellar cortical dysplasia [n = 1], idiopathic diffuse cerebellar dysplasia [n = 1], Lhermitte-Duclos syndrome [n = 1]) and those with cerebellar hypoplasia (isolated cerebellar hypoplasia [n = 6], pontocerebellar hypoplasia type 1 [n = 1]) had normal cerebra. Patients with features of Dandy-Walker malformation (n = 19) had both hypoplasia and dysplasia of the cerebellum. No notable difference was found between the cerebella of patients with large fourth ventricle cysts (Dandy-Walker malformations) and those without large fourth ventricle cysts (isolated cerebellar hypoplasia). Therefore, the Dandy-Walker malformation seems to be heterogeneous.\nCONCLUSION: Use of this classification system helps in the segregation and understanding of the relationship among cerebellar malformations. Although it will undoubtedly require revisions, this classification is a first step in combining imaging with molecular biology to facilitate understanding of cerebellar development and maldevelopment.","container-title":"AJNR. American journal of neuroradiology","ISSN":"0195-6108","issue":"7","journalAbbreviation":"AJNR Am J Neuroradiol","language":"eng","note":"PMID: 12169461","page":"1074-1087","source":"PubMed","title":"Analysis and classification of cerebellar malformations","volume":"23","author":[{"family":"Patel","given":"Sandeep"},{"family":"Barkovich","given":"A. James"}],"issued":{"date-parts":[["2002",8]]}}}],"schema":"https://github.com/citation-style-language/schema/raw/master/csl-citation.json"}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(Patel &amp; Barkovich, 2002)</w:t>
      </w:r>
      <w:r>
        <w:rPr>
          <w:rFonts w:cs="Arial" w:ascii="Arial" w:hAnsi="Arial"/>
        </w:rPr>
      </w:r>
      <w:r>
        <w:rPr>
          <w:rFonts w:cs="Arial" w:ascii="Arial" w:hAnsi="Arial"/>
        </w:rPr>
        <w:fldChar w:fldCharType="end"/>
      </w:r>
      <w:r>
        <w:rPr>
          <w:rFonts w:cs="Arial" w:ascii="Arial" w:hAnsi="Arial"/>
        </w:rPr>
        <w:t xml:space="preserve">. It is important to differentiate between CA and CH for management, prognosis and diagnostic work up purposes </w:t>
      </w:r>
      <w:r>
        <w:fldChar w:fldCharType="begin"/>
      </w:r>
      <w:r>
        <w:rPr>
          <w:rFonts w:cs="Arial" w:ascii="Arial" w:hAnsi="Arial"/>
        </w:rPr>
        <w:instrText>ADDIN ZOTERO_ITEM CSL_CITATION {"citationID":"a3zTqt6m","properties":{"formattedCitation":"(Poretti et al., 2014)","plainCitation":"(Poretti et al., 2014)","noteIndex":0},"citationItems":[{"id":246,"uris":["http://zotero.org/users/5336149/items/LA7I6DW7"],"uri":["http://zotero.org/users/5336149/items/LA7I6DW7"],"itemData":{"id":246,"type":"article-journal","abstract":"Cerebellar hypoplasia (CH) refers to a cerebellum with a reduced volume, and is a common, but non-specific neuroimaging finding. The etiological spectrum of CH is wide and includes both primary (malformative) and secondary (disruptive) conditions. Primary conditions include chromosomal aberrations (e.g., trisomy 13 and 18), metabolic disorders (e.g., molybdenum cofactor deficiency, Smith-Lemli-Opitz syndrome, and adenylosuccinase deficiency), genetic syndromes (e.g., Ritscher-Schinzel, Joubert, and CHARGE syndromes), and brain malformations (primary posterior fossa malformations e.g., Dandy-Walker malformation, pontine tegmental cap dysplasia and rhombencephalosynapsis, or global brain malformations such as tubulinopathies and α-dystroglycanopathies). Secondary (disruptive) conditions include prenatal infections (e.g., cytomegalovirus), exposure to teratogens, and extreme prematurity. The distinction between malformations and disruptions is important for pathogenesis and genetic counseling. Neuroimaging provides key information to categorize CH based on the pattern of involvement: unilateral CH, CH with mainly vermis involvement, global CH with involvement of both vermis and hemispheres, and pontocerebellar hypoplasia. The category of CH, associated neuroimaging findings and clinical features may suggest a specific disorder or help plan further investigations and interpret their results. Over the past decade, advances in neuroimaging and genetic testing have greatly improved clinical diagnosis, diagnostic testing, recurrence risk counseling, and information about prognosis for patients and their families. In the next decade, these advances will be translated into deeper understanding of these disorders and more specific treatments.","container-title":"American Journal of Medical Genetics. Part C, Seminars in Medical Genetics","DOI":"10.1002/ajmg.c.31398","ISSN":"1552-4876","issue":"2","journalAbbreviation":"Am J Med Genet C Semin Med Genet","language":"eng","note":"PMID: 24839100","page":"211-226","source":"PubMed","title":"Cerebellar hypoplasia: differential diagnosis and diagnostic approach","title-short":"Cerebellar hypoplasia","volume":"166C","author":[{"family":"Poretti","given":"Andrea"},{"family":"Boltshauser","given":"Eugen"},{"family":"Doherty","given":"Dan"}],"issued":{"date-parts":[["2014",6]]}}}],"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(Poretti et al., 2014)</w:t>
      </w:r>
      <w:r>
        <w:rPr>
          <w:rFonts w:cs="Arial" w:ascii="Arial" w:hAnsi="Arial"/>
        </w:rPr>
      </w:r>
      <w:r>
        <w:rPr>
          <w:rFonts w:cs="Arial" w:ascii="Arial" w:hAnsi="Arial"/>
        </w:rPr>
        <w:fldChar w:fldCharType="end"/>
      </w:r>
      <w:r>
        <w:rPr>
          <w:rFonts w:cs="Arial" w:ascii="Arial" w:hAnsi="Arial"/>
        </w:rPr>
        <w:t xml:space="preserve">. </w:t>
      </w:r>
    </w:p>
    <w:p>
      <w:pPr>
        <w:pStyle w:val="Normal"/>
        <w:spacing w:lineRule="auto" w:line="480"/>
        <w:ind w:firstLine="720"/>
        <w:rPr>
          <w:rFonts w:ascii="Arial" w:hAnsi="Arial" w:cs="Arial"/>
        </w:rPr>
      </w:pPr>
      <w:r>
        <w:rPr>
          <w:rFonts w:cs="Arial" w:ascii="Arial" w:hAnsi="Arial"/>
        </w:rPr>
        <w:t xml:space="preserve">The cerebellum develops early in embryonic life, and continues to develop into the first postnatal years </w:t>
      </w:r>
      <w:r>
        <w:fldChar w:fldCharType="begin"/>
      </w:r>
      <w:r>
        <w:rPr>
          <w:rFonts w:cs="Arial" w:ascii="Arial" w:hAnsi="Arial"/>
        </w:rPr>
        <w:instrText>ADDIN ZOTERO_ITEM CSL_CITATION {"citationID":"l5egkE6A","properties":{"formattedCitation":"(ten Donkelaar et al., 2003)","plainCitation":"(ten Donkelaar et al., 2003)","noteIndex":0},"citationItems":[{"id":255,"uris":["http://zotero.org/users/5336149/items/9DGWD2ZV"],"uri":["http://zotero.org/users/5336149/items/9DGWD2ZV"],"itemData":{"id":255,"type":"article-journal","abstract":"The human cerebellum develops over a long time, extending from the early embryonic period until the first postnatal years. This protracted development makes the cerebellum vulnerable to a broad spectrum of developmental disorders. The development of the cerebellum occurs in four basic steps: 1) characterization of the cerebellar territory at the midbrain-hindbrain boundary; 2) formation of two compartments for cell proliferation: first, the Purkinje cells and the deep cerebellar nuclei arise from the ventricular zone of the metencephalic alar plate; second, granule cell precursors are formed from a second compartment of proliferation, i. e. the upper rhombic lip; 3) inward migration of the granule cells: granule precursor cells form the external granular layer, from which (and continuing into the first postnatal year), granule cells migrate inwards to their definite position in the internal granular layer, and 4) formation of cerebellar circuitry and further differentiation. The precerebellar nuclei, i. e. the pontine nuclei and the inferior olive, arise from the lower rhombic lip. Developmental disorders of the cerebellum are often accompanied by malformations of the precerebellar nuclei. In this review the development of the cerebellum and some of its more frequent developmental disorders, such as the Dandy-Walker and related midline malformations, and the pontocerebellar hypoplasias, are discussed.","container-title":"Journal of Neurology","DOI":"10.1007/s00415-003-0199-9","ISSN":"0340-5354","issue":"9","journalAbbreviation":"J. Neurol.","language":"eng","note":"PMID: 14504962","page":"1025-1036","source":"PubMed","title":"Development and developmental disorders of the human cerebellum","volume":"250","author":[{"family":"Donkelaar","given":"H. J.","non-dropping-particle":"ten"},{"family":"Lammens","given":"M."},{"family":"Wesseling","given":"P."},{"family":"Thijssen","given":"H. O. M."},{"family":"Renier","given":"W. O."}],"issued":{"date-parts":[["2003",9]]}}}],"schema":"https://github.com/citation-style-language/schema/raw/master/csl-citation.json"}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(ten Donkelaar et al., 2003)</w:t>
      </w:r>
      <w:r>
        <w:rPr>
          <w:rFonts w:cs="Arial" w:ascii="Arial" w:hAnsi="Arial"/>
        </w:rPr>
      </w:r>
      <w:r>
        <w:rPr>
          <w:rFonts w:cs="Arial" w:ascii="Arial" w:hAnsi="Arial"/>
        </w:rPr>
        <w:fldChar w:fldCharType="end"/>
      </w:r>
      <w:r>
        <w:rPr>
          <w:rFonts w:cs="Arial" w:ascii="Arial" w:hAnsi="Arial"/>
        </w:rPr>
        <w:t xml:space="preserve">. CH can develop due to heterogenous etiologies, such as congenital infections </w:t>
      </w:r>
      <w:r>
        <w:fldChar w:fldCharType="begin"/>
      </w:r>
      <w:r>
        <w:rPr>
          <w:rFonts w:cs="Arial" w:ascii="Arial" w:hAnsi="Arial"/>
        </w:rPr>
        <w:instrText>ADDIN ZOTERO_ITEM CSL_CITATION {"citationID":"NyqX1DO7","properties":{"formattedCitation":"(Steinlin et al., 1996)","plainCitation":"(Steinlin et al., 1996)","noteIndex":0},"citationItems":[{"id":306,"uris":["http://zotero.org/users/5336149/items/WV34PGAE"],"uri":["http://zotero.org/users/5336149/items/WV34PGAE"],"itemData":{"id":306,"type":"article-journal","abstract":"Fetal Cytomegalovirus (CMV) infection in early pregnancy usually results in severe neurological handicap and sensorineural hearing loss with typical neuroradiological findings of calcification, migrational anomalies, disturbed myelination, and cerebellar hypoplasia. Infections acquired in late pregnancy have less prominent signs, such as microcephaly, hearing deficits, and minor neurological handicap. We report 7 children who presented with a similar clinical complex of signs: microcephaly, sensorineural hearing impairment, behavior problems with hyperactivity, reduced apprehension for pain in 5 of the 7, ataxia in 3, and hypotonia with clumsiness in 3 others. All manifested mild to severe developmental problems. Cranial CT revealed calcification in 4 of 6 patients. MRI in all 7 children showed patchy to confluent nonprogressive dysmyelination. Only 2 children had acute neonatal signs of congenital CMV infection. We assume that these children acquired CMV infection in the third trimester of gestation, leading to microcephaly, hearing loss, and neurological and developmental problems with typical neuroradiological signs.","container-title":"Pediatric Neurology","DOI":"10.1016/s0887-8994(96)00170-1","ISSN":"0887-8994","issue":"3","journalAbbreviation":"Pediatr. Neurol.","language":"eng","note":"PMID: 8916166","page":"249-253","source":"PubMed","title":"Late intrauterine Cytomegalovirus infection: clinical and neuroimaging findings","title-short":"Late intrauterine Cytomegalovirus infection","volume":"15","author":[{"family":"Steinlin","given":"M. I."},{"family":"Nadal","given":"D."},{"family":"Eich","given":"G. F."},{"family":"Martin","given":"E."},{"family":"Boltshauser","given":"E. J."}],"issued":{"date-parts":[["1996",10]]}}}],"schema":"https://github.com/citation-style-language/schema/raw/master/csl-citation.json"}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(Steinlin et al., 1996)</w:t>
      </w:r>
      <w:r>
        <w:rPr>
          <w:rFonts w:cs="Arial" w:ascii="Arial" w:hAnsi="Arial"/>
        </w:rPr>
      </w:r>
      <w:r>
        <w:rPr>
          <w:rFonts w:cs="Arial" w:ascii="Arial" w:hAnsi="Arial"/>
        </w:rPr>
        <w:fldChar w:fldCharType="end"/>
      </w:r>
      <w:r>
        <w:rPr>
          <w:rFonts w:cs="Arial" w:ascii="Arial" w:hAnsi="Arial"/>
        </w:rPr>
        <w:t xml:space="preserve"> </w:t>
      </w:r>
      <w:r>
        <w:fldChar w:fldCharType="begin"/>
      </w:r>
      <w:r>
        <w:rPr>
          <w:rFonts w:cs="Arial" w:ascii="Arial" w:hAnsi="Arial"/>
        </w:rPr>
        <w:instrText>ADDIN ZOTERO_ITEM CSL_CITATION {"citationID":"p8fLXRls","properties":{"formattedCitation":"(Melo et al., 2016)","plainCitation":"(Melo et al., 2016)","noteIndex":0},"citationItems":[{"id":308,"uris":["http://zotero.org/users/5336149/items/TJPAZNIB"],"uri":["http://zotero.org/users/5336149/items/TJPAZNIB"],"itemData":{"id":308,"type":"article-journal","abstract":"Importance: Recent studies have reported an increase in the number of fetuses and neonates with microcephaly whose mothers were infected with the Zika virus (ZIKV) during pregnancy. To our knowledge, most reports to date have focused on select aspects of the maternal or fetal infection and fetal effects.\nObjective: To describe the prenatal evolution and perinatal outcomes of 11 neonates who had developmental abnormalities and neurological damage associated with ZIKV infection in Brazil.\nDesign, Setting, and Participants: We observed 11 infants with congenital ZIKV infection from gestation to 6 months in the state of Paraíba, Brazil. Ten of 11 women included in this study presented with symptoms of ZIKV infection during the first half of pregnancy, and all 11 had laboratory evidence of the infection in several tissues by serology or polymerase chain reaction. Brain damage was confirmed through intrauterine ultrasonography and was complemented by magnetic resonance imaging. Histopathological analysis was performed on the placenta and brain tissue from infants who died. The ZIKV genome was investigated in several tissues and sequenced for further phylogenetic analysis.\nMain Outcomes and Measures: Description of the major lesions caused by ZIKV congenital infection.\nResults: Of the 11 infants, 7 (63.6%) were female, and the median (SD) maternal age at delivery was 25 (6) years. Three of 11 neonates died, giving a perinatal mortality rate of 27.3%. The median (SD) cephalic perimeter at birth was 31 (3) cm, a value lower than the limit to consider a microcephaly case. In all patients, neurological impairments were identified, including microcephaly, a reduction in cerebral volume, ventriculomegaly, cerebellar hypoplasia, lissencephaly with hydrocephalus, and fetal akinesia deformation sequence (ie, arthrogryposis). Results of limited testing for other causes of microcephaly, such as genetic disorders and viral and bacterial infections, were negative, and the ZIKV genome was found in both maternal and neonatal tissues (eg, amniotic fluid, cord blood, placenta, and brain). Phylogenetic analyses showed an intrahost virus variation with some polymorphisms in envelope genes associated with different tissues.\nConclusions and Relevance: Combined findings from clinical, laboratory, imaging, and pathological examinations provided a more complete picture of the severe damage and developmental abnormalities caused by ZIKV infection than has been previously reported. The term congenital Zika syndrome is preferable to refer to these cases, as microcephaly is just one of the clinical signs of this congenital malformation disorder.","container-title":"JAMA neurology","DOI":"10.1001/jamaneurol.2016.3720","ISSN":"2168-6157","issue":"12","journalAbbreviation":"JAMA Neurol","language":"eng","note":"PMID: 27695855","page":"1407-1416","source":"PubMed","title":"Congenital Zika Virus Infection: Beyond Neonatal Microcephaly","title-short":"Congenital Zika Virus Infection","volume":"73","author":[{"family":"Melo","given":"Adriana Suely de Oliveira"},{"family":"Aguiar","given":"Renato Santana"},{"family":"Amorim","given":"Melania Maria Ramos"},{"family":"Arruda","given":"Monica B."},{"family":"Melo","given":"Fabiana de Oliveira"},{"family":"Ribeiro","given":"Suelem Taís Clementino"},{"family":"Batista","given":"Alba Gean Medeiros"},{"family":"Ferreira","given":"Thales"},{"family":"Dos Santos","given":"Mayra Pereira"},{"family":"Sampaio","given":"Virgínia Vilar"},{"family":"Moura","given":"Sarah Rogéria Martins"},{"family":"Rabello","given":"Luciana Portela"},{"family":"Gonzaga","given":"Clarissa Emanuelle"},{"family":"Malinger","given":"Gustavo"},{"family":"Ximenes","given":"Renato"},{"family":"Oliveira-Szejnfeld","given":"Patricia Soares","non-dropping-particle":"de"},{"family":"Tovar-Moll","given":"Fernanda"},{"family":"Chimelli","given":"Leila"},{"family":"Silveira","given":"Paola Paz"},{"family":"Delvechio","given":"Rodrigo"},{"family":"Higa","given":"Luiza"},{"family":"Campanati","given":"Loraine"},{"family":"Nogueira","given":"Rita M. R."},{"family":"Filippis","given":"Ana Maria Bispo"},{"family":"Szejnfeld","given":"Jacob"},{"family":"Voloch","given":"Carolina Moreira"},{"family":"Ferreira","given":"Orlando C."},{"family":"Brindeiro","given":"Rodrigo M."},{"family":"Tanuri","given":"Amilcar"}],"issued":{"date-parts":[["2016",12,1]]}}}],"schema":"https://github.com/citation-style-language/schema/raw/master/csl-citation.json"}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(Melo et al., 2016)</w:t>
      </w:r>
      <w:r>
        <w:rPr>
          <w:rFonts w:cs="Arial" w:ascii="Arial" w:hAnsi="Arial"/>
        </w:rPr>
      </w:r>
      <w:r>
        <w:rPr>
          <w:rFonts w:cs="Arial" w:ascii="Arial" w:hAnsi="Arial"/>
        </w:rPr>
        <w:fldChar w:fldCharType="end"/>
      </w:r>
      <w:r>
        <w:rPr>
          <w:rFonts w:cs="Arial" w:ascii="Arial" w:hAnsi="Arial"/>
        </w:rPr>
        <w:t xml:space="preserve">, maternal smoking during pregnancy </w:t>
      </w:r>
      <w:r>
        <w:fldChar w:fldCharType="begin"/>
      </w:r>
      <w:r>
        <w:rPr>
          <w:rFonts w:cs="Arial" w:ascii="Arial" w:hAnsi="Arial"/>
        </w:rPr>
        <w:instrText>ADDIN ZOTERO_ITEM CSL_CITATION {"citationID":"M7KTlMUS","properties":{"formattedCitation":"(Ekblad et al., 2010)","plainCitation":"(Ekblad et al., 2010)","noteIndex":0},"citationItems":[{"id":297,"uris":["http://zotero.org/users/5336149/items/IMDLVZEZ"],"uri":["http://zotero.org/users/5336149/items/IMDLVZEZ"],"itemData":{"id":297,"type":"article-journal","abstract":"OBJECTIVE: To evaluate the association between maternal smoking during pregnancy and both brain volumes and head circumference in very-low-birth-weight/very-low-gestational-age infants.\nSTUDY DESIGN: The PIPARI Study is a prospective follow-up study of infants with a birth weight &lt; or =1500 g or a gestational age &lt;32 weeks born in 2001 to 2006 (n = 232) at Turku University Hospital. The brain was imaged by serial brain ultrasound examinations until discharge and magnetic resonance imaging at term age. The head circumference was measured at birth, term, and 2 years corrected age. These measures were correlated to maternal smoking during pregnancy as reported by the mothers.\nRESULTS: The prevalence of maternal smoking was 18%. The frontal lobe (P = .01) and the cerebellar (P = .03) volumes were significantly smaller in the exposed than in the unexposed infants. The volumes of the other parts of the brain did not differ. There was no association between prenatal smoking exposure and head growth or structural brain disease.\nCONCLUSIONS: Prenatal smoking exposure was associated with significantly smaller frontal lobe and cerebellar volumes in the brains of preterm infants. This is consistent with reports showing an association between prenatal smoking exposure and impairments in frontal lobe and cerebellar functions such as emotion, impulse control, and attention.","container-title":"The Journal of Pediatrics","DOI":"10.1016/j.jpeds.2009.07.061","ISSN":"1097-6833","issue":"2","journalAbbreviation":"J. Pediatr.","language":"eng","note":"PMID: 19818449","page":"185-190.e1","source":"PubMed","title":"Maternal smoking during pregnancy and regional brain volumes in preterm infants","volume":"156","author":[{"family":"Ekblad","given":"Mikael"},{"family":"Korkeila","given":"Jyrki"},{"family":"Parkkola","given":"Riitta"},{"family":"Lapinleimu","given":"Helena"},{"family":"Haataja","given":"Leena"},{"family":"Lehtonen","given":"Liisa"},{"literal":"PIPARI Study Group"}],"issued":{"date-parts":[["2010",2]]}}}],"schema":"https://github.com/citation-style-language/schema/raw/master/csl-citation.json"}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(Ekblad et al., 2010)</w:t>
      </w:r>
      <w:r>
        <w:rPr>
          <w:rFonts w:cs="Arial" w:ascii="Arial" w:hAnsi="Arial"/>
        </w:rPr>
      </w:r>
      <w:r>
        <w:rPr>
          <w:rFonts w:cs="Arial" w:ascii="Arial" w:hAnsi="Arial"/>
        </w:rPr>
        <w:fldChar w:fldCharType="end"/>
      </w:r>
      <w:r>
        <w:rPr>
          <w:rFonts w:cs="Arial" w:ascii="Arial" w:hAnsi="Arial"/>
        </w:rPr>
        <w:t xml:space="preserve">, prenatal alcohol exposure </w:t>
      </w:r>
      <w:r>
        <w:fldChar w:fldCharType="begin"/>
      </w:r>
      <w:r>
        <w:rPr>
          <w:rFonts w:cs="Arial" w:ascii="Arial" w:hAnsi="Arial"/>
        </w:rPr>
        <w:instrText>ADDIN ZOTERO_ITEM CSL_CITATION {"citationID":"0m0UduKk","properties":{"formattedCitation":"(Norman et al., 2009)","plainCitation":"(Norman et al., 2009)","noteIndex":0},"citationItems":[{"id":299,"uris":["http://zotero.org/users/5336149/items/IYTKQFUX"],"uri":["http://zotero.org/users/5336149/items/IYTKQFUX"],"itemData":{"id":299,"type":"article-journal","abstract":"The detrimental effects of prenatal alcohol exposure on the developing brain include structural brain anomalies as well as cognitive and behavioral deficits. Initial neuroimaging studies of fetal alcohol spectrum disorders (FASD) using magnetic resonance imaging (MRI) confirmed previous autopsy reports of overall reduction in brain volume and central nervous system (CNS) disorganization, with specific structural abnormalities of the corpus callosum, cerebellum, caudate, and hippocampus. Advances in neuroimaging techniques have allowed detection of regional increases in cortical thickness and gray matter volume along with decreased volume and disorganization of white matter in individuals with FASD. In addition, functional imaging studies have found functional and neurochemical differences in those prenatally exposed to alcohol. Behavioral alterations noted in individuals with FASD are consistent with the findings noted in the brain imaging studies. Continued neuroimaging studies are needed to further advance understanding of the neuroteratogenic effects of alcohol.","container-title":"Developmental Disabilities Research Reviews","DOI":"10.1002/ddrr.72","ISSN":"1940-5529","issue":"3","journalAbbreviation":"Dev Disabil Res Rev","language":"eng","note":"PMID: 19731391\nPMCID: PMC3442778","page":"209-217","source":"PubMed","title":"Neuroimaging and fetal alcohol spectrum disorders","volume":"15","author":[{"family":"Norman","given":"Andria L."},{"family":"Crocker","given":"Nicole"},{"family":"Mattson","given":"Sarah N."},{"family":"Riley","given":"Edward P."}],"issued":{"date-parts":[["2009"]]}}}],"schema":"https://github.com/citation-style-language/schema/raw/master/csl-citation.json"}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(Norman et al., 2009)</w:t>
      </w:r>
      <w:r>
        <w:rPr>
          <w:rFonts w:cs="Arial" w:ascii="Arial" w:hAnsi="Arial"/>
        </w:rPr>
      </w:r>
      <w:r>
        <w:rPr>
          <w:rFonts w:cs="Arial" w:ascii="Arial" w:hAnsi="Arial"/>
        </w:rPr>
        <w:fldChar w:fldCharType="end"/>
      </w:r>
      <w:r>
        <w:rPr>
          <w:rFonts w:cs="Arial" w:ascii="Arial" w:hAnsi="Arial"/>
        </w:rPr>
        <w:t xml:space="preserve">, teratogenic exposures during pregnancy such as some antiepileptic medications </w:t>
      </w:r>
      <w:r>
        <w:fldChar w:fldCharType="begin"/>
      </w:r>
      <w:r>
        <w:rPr>
          <w:rFonts w:cs="Arial" w:ascii="Arial" w:hAnsi="Arial"/>
        </w:rPr>
        <w:instrText>ADDIN ZOTERO_ITEM CSL_CITATION {"citationID":"AKB0SbB4","properties":{"formattedCitation":"(Squier et al., 1990)","plainCitation":"(Squier et al., 1990)","noteIndex":0},"citationItems":[{"id":304,"uris":["http://zotero.org/users/5336149/items/WAHXZ8CK"],"uri":["http://zotero.org/users/5336149/items/WAHXZ8CK"],"itemData":{"id":304,"type":"article-journal","abstract":"An infant with dysmorphic features was born to an epileptic mother who had taken phenytoin and sodium valproate throughout pregnancy. The infant began to have intractable seizures 10 minutes after delivery, and retrospective reports from the mother suggested they may have occurred in utero. Ultrasound examination of the brain showed a very wide subarachnoid space and CT confirmed cerebral and cerebellar underdevelopment. The infant died at three days of age and autopsy revealed a small brain with neocerebellar hypoplasia. This case might represent an extreme example of anticonvulsant teratogenicity.","container-title":"Developmental Medicine and Child Neurology","DOI":"10.1111/j.1469-8749.1990.tb08436.x","ISSN":"0012-1622","issue":"8","journalAbbreviation":"Dev Med Child Neurol","language":"eng","note":"PMID: 2210089","page":"737-742","source":"PubMed","title":"Neocerebellar hypoplasia in a neonate following intra-uterine exposure to anticonvulsants","volume":"32","author":[{"family":"Squier","given":"W."},{"family":"Hope","given":"P. L."},{"family":"Lindenbaum","given":"R. H."}],"issued":{"date-parts":[["1990",8]]}}}],"schema":"https://github.com/citation-style-language/schema/raw/master/csl-citation.json"}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(Squier et al., 1990)</w:t>
      </w:r>
      <w:r>
        <w:rPr>
          <w:rFonts w:cs="Arial" w:ascii="Arial" w:hAnsi="Arial"/>
        </w:rPr>
      </w:r>
      <w:r>
        <w:rPr>
          <w:rFonts w:cs="Arial" w:ascii="Arial" w:hAnsi="Arial"/>
        </w:rPr>
        <w:fldChar w:fldCharType="end"/>
      </w:r>
      <w:r>
        <w:rPr>
          <w:rFonts w:cs="Arial" w:ascii="Arial" w:hAnsi="Arial"/>
        </w:rPr>
        <w:t xml:space="preserve"> </w:t>
      </w:r>
      <w:r>
        <w:fldChar w:fldCharType="begin"/>
      </w:r>
      <w:r>
        <w:rPr>
          <w:rFonts w:cs="Arial" w:ascii="Arial" w:hAnsi="Arial"/>
        </w:rPr>
        <w:instrText>ADDIN ZOTERO_ITEM CSL_CITATION {"citationID":"pAozOImG","properties":{"formattedCitation":"(Main &amp; Kulesza, 2017)","plainCitation":"(Main &amp; Kulesza, 2017)","noteIndex":0},"citationItems":[{"id":302,"uris":["http://zotero.org/users/5336149/items/XQ3AATVF"],"uri":["http://zotero.org/users/5336149/items/XQ3AATVF"],"itemData":{"id":302,"type":"article-journal","abstract":"Autism spectrum disorder (ASD) is a developmental brain disorder characterized by restricted and repetitive patterns of behavior, social and communication defects, and is commonly associated with difficulties with motor coordination. The etiology of ASD, while mostly idiopathic, has been linked to hereditary factors and teratogens, such as valproic acid (VPA). VPA is used clinically to treat epilepsy, mood disorders, and in the prevention of migraines. The use of VPA during pregnancy significantly increases the risk of ASD in the offspring. Neuropathological studies show decreased cerebellar function in patients with ASD, resulting in gait, balance and coordination impairments. Herein, we have exposed pregnant rats to a repeated oral dose of VPA on embryonic days 10 and 12 and performed a detailed investigation of the structure and function of the cerebellar vermis. We found that throughout all ten lobules of the cerebellar vermis, Purkinje cells were significantly smaller and expression of the calcium binding protein calbindin (CB) was significantly reduced. We also found that dendritic arbors of Purkinje cells were shorter and less complex. Additionally, animals exposed to a repeated dose of VPA performed significantly worse in a number of motor tasks, including beam walking and the rotarod. These results suggest that repeated embryonic exposure to VPA induces significant cerebellar dysfunction and is an effective animal model to study the cerebellar alterations in ASD.","container-title":"Neuroscience","DOI":"10.1016/j.neuroscience.2016.10.052","ISSN":"1873-7544","journalAbbreviation":"Neuroscience","language":"eng","note":"PMID: 27984183","page":"34-47","source":"PubMed","title":"Repeated prenatal exposure to valproic acid results in cerebellar hypoplasia and ataxia","volume":"340","author":[{"family":"Main","given":"Stacey L."},{"family":"Kulesza","given":"Randy J."}],"issued":{"date-parts":[["2017"]],"season":"06"}}}],"schema":"https://github.com/citation-style-language/schema/raw/master/csl-citation.json"}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(Main &amp; Kulesza, 2017)</w:t>
      </w:r>
      <w:r>
        <w:rPr>
          <w:rFonts w:cs="Arial" w:ascii="Arial" w:hAnsi="Arial"/>
        </w:rPr>
      </w:r>
      <w:r>
        <w:rPr>
          <w:rFonts w:cs="Arial" w:ascii="Arial" w:hAnsi="Arial"/>
        </w:rPr>
        <w:fldChar w:fldCharType="end"/>
      </w:r>
      <w:r>
        <w:rPr>
          <w:rFonts w:cs="Arial" w:ascii="Arial" w:hAnsi="Arial"/>
        </w:rPr>
        <w:t xml:space="preserve">, metabolic disorders such as congenital disorder of glycosylation type 1a due to pathogenic/likely pathogenic bilallelic variants in </w:t>
      </w:r>
      <w:r>
        <w:rPr>
          <w:rFonts w:cs="Arial" w:ascii="Arial" w:hAnsi="Arial"/>
          <w:i/>
          <w:iCs/>
        </w:rPr>
        <w:t>PMM2</w:t>
      </w:r>
      <w:r>
        <w:rPr>
          <w:rFonts w:cs="Arial" w:ascii="Arial" w:hAnsi="Arial"/>
        </w:rPr>
        <w:t xml:space="preserve"> </w:t>
      </w:r>
      <w:r>
        <w:fldChar w:fldCharType="begin"/>
      </w:r>
      <w:r>
        <w:rPr>
          <w:rFonts w:cs="Arial" w:ascii="Arial" w:hAnsi="Arial"/>
        </w:rPr>
        <w:instrText>ADDIN ZOTERO_ITEM CSL_CITATION {"citationID":"8yNUSXve","properties":{"formattedCitation":"(Sparks &amp; Krasnewich, 1993, p. 2)","plainCitation":"(Sparks &amp; Krasnewich, 1993, p. 2)","dontUpdate":true,"noteIndex":0},"citationItems":[{"id":315,"uris":["http://zotero.org/users/5336149/items/A6KJVLT8"],"uri":["http://zotero.org/users/5336149/items/A6KJVLT8"],"itemData":{"id":315,"type":"chapter","abstract":"PMM2-CDG (CDG-Ia) (previously known as congenital disorder of glycosylation type 1a), the most common of a group of disorders of abnormal glycosylation of N-linked oligosaccharides, is divided into three types: infantile multisystem, late-infantile and childhood ataxia-intellectual disability, and adult stable disability. The three types notwithstanding, clinical presentation and course are highly variable, ranging from infants who die in the first year of life to mildly involved adults. Clinical presentations tend to be similar in sibs. In the infantile multisystem type, infants show axial hypotonia, hyporeflexia, esotropia, and developmental delay. Feeding problems, vomiting, failure to thrive, and impaired growth are frequently seen. Subcutaneous fat may be excessive over the buttocks and suprapubic region. Two distinct clinical presentations are observed: (1) a non-fatal neurologic form with strabismus, psychomotor retardation, and cerebellar hypoplasia in infancy followed by neuropathy and retinitis pigmentosa in the first or second decade and (2) a neurologic-multivisceral form with approximately 20% mortality in the first year of life. The late-infantile and childhood ataxia-intellectual disability type, with onset between age three and ten years, is characterized by hypotonia, ataxia, severely delayed language and motor development, inability to walk, and IQ of 40 to 70; other findings include seizures, stroke-like episodes or transient unilateral loss of function, retinitis pigmentosa, joint contractures, and skeletal deformities. In the adult stable disability type, intellectual ability is stable; peripheral neuropathy is variable, thoracic and spinal deformities progress, and premature aging is observed; females lack secondary sexual development and males may exhibit decreased testicular volume. Hyperglycemia-induced growth hormone release, hyperprolactinemia, insulin resistance, and coagulopathy may occur. An increased risk for deep venous thrombosis is present., The diagnosis of PMM2-CDG (CDG-Ia) is established in a proband with type I transferrin isoform pattern and either identification of biallelic pathogenic variants in PMM2 on molecular genetic testing or low levels of phosphomannomutase (PMM) enzyme activity if results of molecular genetic testing are uncertain., Treatment of manifestations: Maximal caloric intake including use of a nasogastric tube or gastrostomy tube; anti-gastroesophageal reflux measures; occupational therapy, physical therapy, and speech therapy for developmental delay; hydration and physical therapy for stroke-like episodes; orthopedic intervention for scoliosis; rehabilitation medicine services including wheelchairs, transfer devices, and physical therapy as needed. Prevention of secondary complications: Attention to coagulation status before surgery because of increased risk of bleeding and/or deep venous thrombosis. Education about risks and symptoms of deep venous thrombosis. Agents/circumstances to avoid: Cautious use of acetaminophen and other agents metabolized by the liver., PMM2-CDG (CDG-Ia) is inherited in an autosomal recessive manner. At conception, the theoretic risks to sibs of an affected individual are a 25% risk of being affected, a 50% risk of being an asymptomatic carrier, and a 25% risk of being unaffected and not a carrier; however, based on outcomes of at-risk pregnancies, the risk of having an affected child is closer to 1/3 than to the expected 1/4. Carrier testing for at-risk family members and prenatal diagnosis for pregnancies at increased risk are possible if both PMM2 pathogenic variants in the family have been identified.","call-number":"NBK1110","container-title":"GeneReviews®","event-place":"Seattle (WA)","language":"eng","note":"PMID: 20301289","publisher":"University of Washington, Seattle","publisher-place":"Seattle (WA)","source":"PubMed","title":"PMM2-CDG (CDG-Ia)","URL":"http://www.ncbi.nlm.nih.gov/books/NBK1110/","author":[{"family":"Sparks","given":"Susan E."},{"family":"Krasnewich","given":"Donna M."}],"editor":[{"family":"Adam","given":"Margaret P."},{"family":"Ardinger","given":"Holly H."},{"family":"Pagon","given":"Roberta A."},{"family":"Wallace","given":"Stephanie E."},{"family":"Bean","given":"Lora JH"},{"family":"Stephens","given":"Karen"},{"family":"Amemiya","given":"Anne"}],"accessed":{"date-parts":[["2020",5,31]]},"issued":{"date-parts":[["1993"]]}},"locator":"2"}],"schema":"https://github.com/citation-style-language/schema/raw/master/csl-citation.json"}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(Sparks &amp; Krasnewich, 1993)</w:t>
      </w:r>
      <w:r>
        <w:rPr>
          <w:rFonts w:cs="Arial" w:ascii="Arial" w:hAnsi="Arial"/>
        </w:rPr>
      </w:r>
      <w:r>
        <w:rPr>
          <w:rFonts w:cs="Arial" w:ascii="Arial" w:hAnsi="Arial"/>
        </w:rPr>
        <w:fldChar w:fldCharType="end"/>
      </w:r>
      <w:r>
        <w:rPr>
          <w:rFonts w:cs="Arial" w:ascii="Arial" w:hAnsi="Arial"/>
        </w:rPr>
        <w:t xml:space="preserve">, or due to genetic conditions with single genetic variants or chromosomal abnormalities </w:t>
      </w:r>
      <w:r>
        <w:fldChar w:fldCharType="begin"/>
      </w:r>
      <w:r>
        <w:rPr>
          <w:rFonts w:cs="Arial" w:ascii="Arial" w:hAnsi="Arial"/>
        </w:rPr>
        <w:instrText>ADDIN ZOTERO_ITEM CSL_CITATION {"citationID":"ZUOcbLeg","properties":{"formattedCitation":"(Poretti et al., 2014)","plainCitation":"(Poretti et al., 2014)","noteIndex":0},"citationItems":[{"id":246,"uris":["http://zotero.org/users/5336149/items/LA7I6DW7"],"uri":["http://zotero.org/users/5336149/items/LA7I6DW7"],"itemData":{"id":246,"type":"article-journal","abstract":"Cerebellar hypoplasia (CH) refers to a cerebellum with a reduced volume, and is a common, but non-specific neuroimaging finding. The etiological spectrum of CH is wide and includes both primary (malformative) and secondary (disruptive) conditions. Primary conditions include chromosomal aberrations (e.g., trisomy 13 and 18), metabolic disorders (e.g., molybdenum cofactor deficiency, Smith-Lemli-Opitz syndrome, and adenylosuccinase deficiency), genetic syndromes (e.g., Ritscher-Schinzel, Joubert, and CHARGE syndromes), and brain malformations (primary posterior fossa malformations e.g., Dandy-Walker malformation, pontine tegmental cap dysplasia and rhombencephalosynapsis, or global brain malformations such as tubulinopathies and α-dystroglycanopathies). Secondary (disruptive) conditions include prenatal infections (e.g., cytomegalovirus), exposure to teratogens, and extreme prematurity. The distinction between malformations and disruptions is important for pathogenesis and genetic counseling. Neuroimaging provides key information to categorize CH based on the pattern of involvement: unilateral CH, CH with mainly vermis involvement, global CH with involvement of both vermis and hemispheres, and pontocerebellar hypoplasia. The category of CH, associated neuroimaging findings and clinical features may suggest a specific disorder or help plan further investigations and interpret their results. Over the past decade, advances in neuroimaging and genetic testing have greatly improved clinical diagnosis, diagnostic testing, recurrence risk counseling, and information about prognosis for patients and their families. In the next decade, these advances will be translated into deeper understanding of these disorders and more specific treatments.","container-title":"American Journal of Medical Genetics. Part C, Seminars in Medical Genetics","DOI":"10.1002/ajmg.c.31398","ISSN":"1552-4876","issue":"2","journalAbbreviation":"Am J Med Genet C Semin Med Genet","language":"eng","note":"PMID: 24839100","page":"211-226","source":"PubMed","title":"Cerebellar hypoplasia: differential diagnosis and diagnostic approach","title-short":"Cerebellar hypoplasia","volume":"166C","author":[{"family":"Poretti","given":"Andrea"},{"family":"Boltshauser","given":"Eugen"},{"family":"Doherty","given":"Dan"}],"issued":{"date-parts":[["2014",6]]}}}],"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(Poretti et al., 2014)</w:t>
      </w:r>
      <w:r>
        <w:rPr>
          <w:rFonts w:cs="Arial" w:ascii="Arial" w:hAnsi="Arial"/>
        </w:rPr>
      </w:r>
      <w:r>
        <w:rPr>
          <w:rFonts w:cs="Arial" w:ascii="Arial" w:hAnsi="Arial"/>
        </w:rPr>
        <w:fldChar w:fldCharType="end"/>
      </w:r>
      <w:r>
        <w:rPr>
          <w:rFonts w:cs="Arial" w:ascii="Arial" w:hAnsi="Arial"/>
        </w:rPr>
        <w:t xml:space="preserve"> </w:t>
      </w:r>
      <w:r>
        <w:fldChar w:fldCharType="begin"/>
      </w:r>
      <w:r>
        <w:rPr>
          <w:rFonts w:cs="Arial" w:ascii="Arial" w:hAnsi="Arial"/>
        </w:rPr>
        <w:instrText>ADDIN ZOTERO_ITEM CSL_CITATION {"citationID":"LTYJMFWI","properties":{"formattedCitation":"(Zou et al., 2018)","plainCitation":"(Zou et al., 2018)","noteIndex":0},"citationItems":[{"id":267,"uris":["http://zotero.org/users/5336149/items/K5W3LS8E"],"uri":["http://zotero.org/users/5336149/items/K5W3LS8E"],"itemData":{"id":267,"type":"article-journal","abstract":"OBJECTIVE: To elucidate the relationship between copy number variations (CNVs) detected by high-resolution chromosomal microarray analysis (CMA) and the type of prenatal posterior fossa anomalies (PFAs), especially cerebellar hypoplasia (CH).\nMETHODS: This study involved 77 pregnancies with PFAs who underwent CMA.\nRESULTS: Chromosomal aberrations including pathogenic CNVs and variants of unknown significance were detected in 31.2% (24/77) of all cases by CMA and in 18.5% (12/65) in fetuses with normal karyotypes. The high detection rate of clinically significant CNVs was evident in fetuses with cerebellar hypoplasia (54.6%, 6/11), vermis hypoplasia (33.3%, 1/3), and Dandy-Walker malformation (25.0%, 3/12). Compare with fetuses without other anomalies, cases with CH and additional malformations had the higher CMA detection rate (33.3% vs 88.9%). Three cases of isolated unilateral CH with intact vermis and normal CMA result had normal outcomes. The deletion of 5p15, 6q terminal deletion, and X chromosome aberrations were the most frequent genetic defects associated with cerebellar hypoplasia.\nCONCLUSION: Among fetuses with PFA, those with cerebellar hypoplasia, vermis hypoplasia, or Dandy-Walker malformation are at the highest risk of clinically significant CNVs. Chromosomal microarray analysis revealed the most frequent chromosomal aberrations associated with CH.","container-title":"Prenatal Diagnosis","DOI":"10.1002/pd.5190","ISSN":"1097-0223","issue":"2","journalAbbreviation":"Prenat. Diagn.","language":"eng","note":"PMID: 29171036","page":"91-98","source":"PubMed","title":"Prenatal diagnosis of posterior fossa anomalies: Additional value of chromosomal microarray analysis in fetuses with cerebellar hypoplasia","title-short":"Prenatal diagnosis of posterior fossa anomalies","volume":"38","author":[{"family":"Zou","given":"Zhiyong"},{"family":"Huang","given":"Linhuan"},{"family":"Lin","given":"Shaobin"},{"family":"He","given":"Zhiming"},{"family":"Zhu","given":"Hui"},{"family":"Zhang","given":"Yi"},{"family":"Fang","given":"Qun"},{"family":"Luo","given":"Yanmin"}],"issued":{"date-parts":[["2018"]]}}}],"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(Zou et al., 2018)</w:t>
      </w:r>
      <w:r>
        <w:rPr>
          <w:rFonts w:cs="Arial" w:ascii="Arial" w:hAnsi="Arial"/>
        </w:rPr>
      </w:r>
      <w:r>
        <w:rPr>
          <w:rFonts w:cs="Arial" w:ascii="Arial" w:hAnsi="Arial"/>
        </w:rPr>
        <w:fldChar w:fldCharType="end"/>
      </w:r>
      <w:r>
        <w:rPr>
          <w:rFonts w:cs="Arial" w:ascii="Arial" w:hAnsi="Arial"/>
        </w:rPr>
        <w:t xml:space="preserve">. CH can result from malformations (non-progressive congenital anomaly of an organ due to a primary development alteration), or disruptions (non-progressive congenital breakdown of the anatomy of an organ that could potentially have had a normal development) </w:t>
      </w:r>
      <w:r>
        <w:fldChar w:fldCharType="begin"/>
      </w:r>
      <w:r>
        <w:rPr>
          <w:rFonts w:cs="Arial" w:ascii="Arial" w:hAnsi="Arial"/>
        </w:rPr>
        <w:instrText>ADDIN ZOTERO_ITEM CSL_CITATION {"citationID":"EDqAYB5f","properties":{"formattedCitation":"(Hennekam et al., 2013)","plainCitation":"(Hennekam et al., 2013)","noteIndex":0},"citationItems":[{"id":248,"uris":["http://zotero.org/users/5336149/items/YJ7TBC29"],"uri":["http://zotero.org/users/5336149/items/YJ7TBC29"],"itemData":{"id":248,"type":"article-journal","abstract":"An international group of clinicians working in the field of dysmorphology has initiated the standardization of terms used to describe human morphology. The goals are to standardize these terms and reach consensus regarding their definitions. In this way, we will increase the utility of descriptions of the human phenotype and facilitate reliable comparisons of findings among patients. Discussions with other workers in dysmorphology and related fields, such as developmental biology and molecular genetics, will become more precise. Here we introduce the anatomy of the male and female genitalia, and define and illustrate the terms that describe the major characteristics of these body regions. Published 2013. This article is a U.S. Government work and is in the public domain in the USA.","container-title":"American Journal of Medical Genetics. Part A","DOI":"10.1002/ajmg.a.35934","ISSN":"1552-4833","issue":"6","journalAbbreviation":"Am. J. Med. Genet. A","language":"eng","note":"PMID: 23650202\nPMCID: PMC4440541","page":"1238-1263","source":"PubMed","title":"Elements of morphology: standard terminology for the external genitalia","title-short":"Elements of morphology","volume":"161A","author":[{"family":"Hennekam","given":"Raoul C. M."},{"family":"Allanson","given":"Judith E."},{"family":"Biesecker","given":"Leslie G."},{"family":"Carey","given":"John C."},{"family":"Opitz","given":"John M."},{"family":"Vilain","given":"Eric"}],"issued":{"date-parts":[["2013",6]]}}}],"schema":"https://github.com/citation-style-language/schema/raw/master/csl-citation.json"}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(Hennekam et al., 2013)</w:t>
      </w:r>
      <w:r>
        <w:rPr>
          <w:rFonts w:cs="Arial" w:ascii="Arial" w:hAnsi="Arial"/>
        </w:rPr>
      </w:r>
      <w:r>
        <w:rPr>
          <w:rFonts w:cs="Arial" w:ascii="Arial" w:hAnsi="Arial"/>
        </w:rPr>
        <w:fldChar w:fldCharType="end"/>
      </w:r>
      <w:r>
        <w:rPr>
          <w:rFonts w:cs="Arial" w:ascii="Arial" w:hAnsi="Arial"/>
        </w:rPr>
        <w:t xml:space="preserve">. Furthermore, CH can have general involvement of the entire cerebellum, or less often involvement of a part of the cerebellum affecting the vermis or one/both cerebellar hemisphere without affecting the vermis </w:t>
      </w:r>
      <w:r>
        <w:fldChar w:fldCharType="begin"/>
      </w:r>
      <w:r>
        <w:rPr>
          <w:rFonts w:cs="Arial" w:ascii="Arial" w:hAnsi="Arial"/>
        </w:rPr>
        <w:instrText>ADDIN ZOTERO_ITEM CSL_CITATION {"citationID":"8IPzEExk","properties":{"formattedCitation":"(Poretti et al., 2014)","plainCitation":"(Poretti et al., 2014)","noteIndex":0},"citationItems":[{"id":246,"uris":["http://zotero.org/users/5336149/items/LA7I6DW7"],"uri":["http://zotero.org/users/5336149/items/LA7I6DW7"],"itemData":{"id":246,"type":"article-journal","abstract":"Cerebellar hypoplasia (CH) refers to a cerebellum with a reduced volume, and is a common, but non-specific neuroimaging finding. The etiological spectrum of CH is wide and includes both primary (malformative) and secondary (disruptive) conditions. Primary conditions include chromosomal aberrations (e.g., trisomy 13 and 18), metabolic disorders (e.g., molybdenum cofactor deficiency, Smith-Lemli-Opitz syndrome, and adenylosuccinase deficiency), genetic syndromes (e.g., Ritscher-Schinzel, Joubert, and CHARGE syndromes), and brain malformations (primary posterior fossa malformations e.g., Dandy-Walker malformation, pontine tegmental cap dysplasia and rhombencephalosynapsis, or global brain malformations such as tubulinopathies and α-dystroglycanopathies). Secondary (disruptive) conditions include prenatal infections (e.g., cytomegalovirus), exposure to teratogens, and extreme prematurity. The distinction between malformations and disruptions is important for pathogenesis and genetic counseling. Neuroimaging provides key information to categorize CH based on the pattern of involvement: unilateral CH, CH with mainly vermis involvement, global CH with involvement of both vermis and hemispheres, and pontocerebellar hypoplasia. The category of CH, associated neuroimaging findings and clinical features may suggest a specific disorder or help plan further investigations and interpret their results. Over the past decade, advances in neuroimaging and genetic testing have greatly improved clinical diagnosis, diagnostic testing, recurrence risk counseling, and information about prognosis for patients and their families. In the next decade, these advances will be translated into deeper understanding of these disorders and more specific treatments.","container-title":"American Journal of Medical Genetics. Part C, Seminars in Medical Genetics","DOI":"10.1002/ajmg.c.31398","ISSN":"1552-4876","issue":"2","journalAbbreviation":"Am J Med Genet C Semin Med Genet","language":"eng","note":"PMID: 24839100","page":"211-226","source":"PubMed","title":"Cerebellar hypoplasia: differential diagnosis and diagnostic approach","title-short":"Cerebellar hypoplasia","volume":"166C","author":[{"family":"Poretti","given":"Andrea"},{"family":"Boltshauser","given":"Eugen"},{"family":"Doherty","given":"Dan"}],"issued":{"date-parts":[["2014",6]]}}}],"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(Poretti et al., 2014)</w:t>
      </w:r>
      <w:r>
        <w:rPr>
          <w:rFonts w:cs="Arial" w:ascii="Arial" w:hAnsi="Arial"/>
        </w:rPr>
      </w:r>
      <w:r>
        <w:rPr>
          <w:rFonts w:cs="Arial" w:ascii="Arial" w:hAnsi="Arial"/>
        </w:rPr>
        <w:fldChar w:fldCharType="end"/>
      </w:r>
      <w:r>
        <w:rPr>
          <w:rFonts w:cs="Arial" w:ascii="Arial" w:hAnsi="Arial"/>
        </w:rPr>
        <w:t xml:space="preserve">. </w:t>
      </w:r>
    </w:p>
    <w:p>
      <w:pPr>
        <w:pStyle w:val="Normal"/>
        <w:spacing w:lineRule="auto" w:line="480"/>
        <w:ind w:firstLine="720"/>
        <w:rPr>
          <w:rFonts w:ascii="Arial" w:hAnsi="Arial" w:cs="Arial"/>
        </w:rPr>
      </w:pPr>
      <w:r>
        <w:rPr>
          <w:rFonts w:cs="Arial" w:ascii="Arial" w:hAnsi="Arial"/>
        </w:rPr>
        <w:t xml:space="preserve">Studies have looked into genetic factors that aid in early development and organization of cerebellum such as </w:t>
      </w:r>
      <w:r>
        <w:rPr>
          <w:rFonts w:cs="Arial" w:ascii="Arial" w:hAnsi="Arial"/>
          <w:i/>
          <w:iCs/>
        </w:rPr>
        <w:t>Wnt</w:t>
      </w:r>
      <w:r>
        <w:rPr>
          <w:rFonts w:cs="Arial" w:ascii="Arial" w:hAnsi="Arial"/>
        </w:rPr>
        <w:t xml:space="preserve"> family of signaling molecules </w:t>
      </w:r>
      <w:r>
        <w:fldChar w:fldCharType="begin"/>
      </w:r>
      <w:r>
        <w:rPr>
          <w:rFonts w:cs="Arial" w:ascii="Arial" w:hAnsi="Arial"/>
        </w:rPr>
        <w:instrText>ADDIN ZOTERO_ITEM CSL_CITATION {"citationID":"4MRFswia","properties":{"formattedCitation":"(Rodriguez &amp; Dymecki, 2000)","plainCitation":"(Rodriguez &amp; Dymecki, 2000)","noteIndex":0},"citationItems":[{"id":259,"uris":["http://zotero.org/users/5336149/items/NZYCUIIC"],"uri":["http://zotero.org/users/5336149/items/NZYCUIIC"],"itemData":{"id":259,"type":"article-journal","abstract":"The precerebellar system provides the principal input to the cerebellum and is essential for coordinated motor activity. Using a FLP recombinase-based fate mapping approach, we provide direct evidence in the mouse that this ventral brainstem system derives from dorsally located rhombic neuroepithelium. Moreover, by fate mapping at the resolution of a gene expression pattern, we have uncovered an unexpected subdivision within the precerebellar primordium: embryonic expression of Wnt1 appears to identify the class of precerebellar progenitors that will later project mossy fibers from the brainstem to the cerebellum, as opposed to the class of precerebellar neurons that project climbing fibers. Differential gene expression therefore appears to demarcate two populations within the precerebellar primordium, grouping progenitors by their future type of axonal projection and synaptic partner rather than by final topographical position.","container-title":"Neuron","DOI":"10.1016/s0896-6273(00)00059-3","ISSN":"0896-6273","issue":"3","journalAbbreviation":"Neuron","language":"eng","note":"PMID: 11055431","page":"475-486","source":"PubMed","title":"Origin of the precerebellar system","volume":"27","author":[{"family":"Rodriguez","given":"C. I."},{"family":"Dymecki","given":"S. M."}],"issued":{"date-parts":[["2000",9]]}}}],"schema":"https://github.com/citation-style-language/schema/raw/master/csl-citation.json"}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(Rodriguez &amp; Dymecki, 2000)</w:t>
      </w:r>
      <w:r>
        <w:rPr>
          <w:rFonts w:cs="Arial" w:ascii="Arial" w:hAnsi="Arial"/>
        </w:rPr>
      </w:r>
      <w:r>
        <w:rPr>
          <w:rFonts w:cs="Arial" w:ascii="Arial" w:hAnsi="Arial"/>
        </w:rPr>
        <w:fldChar w:fldCharType="end"/>
      </w:r>
      <w:r>
        <w:rPr>
          <w:rFonts w:cs="Arial" w:ascii="Arial" w:hAnsi="Arial"/>
        </w:rPr>
        <w:t xml:space="preserve"> </w:t>
      </w:r>
      <w:r>
        <w:fldChar w:fldCharType="begin"/>
      </w:r>
      <w:r>
        <w:rPr>
          <w:rFonts w:cs="Arial" w:ascii="Arial" w:hAnsi="Arial"/>
        </w:rPr>
        <w:instrText>ADDIN ZOTERO_ITEM CSL_CITATION {"citationID":"tkV5hdDF","properties":{"formattedCitation":"(Subashini et al., 2017)","plainCitation":"(Subashini et al., 2017)","noteIndex":0},"citationItems":[{"id":291,"uris":["http://zotero.org/users/5336149/items/67YVQTH3"],"uri":["http://zotero.org/users/5336149/items/67YVQTH3"],"itemData":{"id":291,"type":"article-journal","abstract":"The role of Wnt5a has been extensively explored in various aspects of development but its role in cerebellar development remains elusive. Here, for the first time we unravel the expression pattern and functional significance of Wnt5a in cerebellar development using Wnt5a-/- and Nestin-Cre mediated conditional knockout mouse models. We demonstrate that loss of Wnt5a results in cerebellar hypoplasia and depletion of GABAergic and glutamatergic neurons. Besides, Purkinje cells of the mutants displayed stunted, poorly branched dendritic arbors. Furthermore, we show that the overall reduction is due to decreased radial glial and granule neuron progenitor cell proliferation. At molecular level we provide evidence for non-canonical mode of action of Wnt5a and its regulation over genes associated with progenitor proliferation. Altogether our findings imply that Wnt5a signaling is a crucial regulator of cerebellar development and would aid in better understanding of cerebellar disease pathogenesis caused due to deregulation of Wnt signaling.","container-title":"Scientific Reports","DOI":"10.1038/srep42523","ISSN":"2045-2322","journalAbbreviation":"Sci Rep","language":"eng","note":"PMID: 28205531\nPMCID: PMC5311982","page":"42523","source":"PubMed","title":"Wnt5a is a crucial regulator of neurogenesis during cerebellum development","volume":"7","author":[{"family":"Subashini","given":"Chandramohan"},{"family":"Dhanesh","given":"Sivadasan Bindu"},{"family":"Chen","given":"Chih-Ming"},{"family":"Riya","given":"Paul Ann"},{"family":"Meera","given":"Vadakkath"},{"family":"Divya","given":"Thulasi Sheela"},{"family":"Kuruvilla","given":"Rejji"},{"family":"Buttler","given":"Kerstin"},{"family":"James","given":"Jackson"}],"issued":{"date-parts":[["2017"]],"season":"16"}}}],"schema":"https://github.com/citation-style-language/schema/raw/master/csl-citation.json"}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(Subashini et al., 2017)</w:t>
      </w:r>
      <w:r>
        <w:rPr>
          <w:rFonts w:cs="Arial" w:ascii="Arial" w:hAnsi="Arial"/>
        </w:rPr>
      </w:r>
      <w:r>
        <w:rPr>
          <w:rFonts w:cs="Arial" w:ascii="Arial" w:hAnsi="Arial"/>
        </w:rPr>
        <w:fldChar w:fldCharType="end"/>
      </w:r>
      <w:r>
        <w:rPr>
          <w:rFonts w:cs="Arial" w:ascii="Arial" w:hAnsi="Arial"/>
        </w:rPr>
        <w:t xml:space="preserve">, and others found the expression of En-2 of the murine genes being expressed in the granular layer of cerebellum in mouse models </w:t>
      </w:r>
      <w:r>
        <w:fldChar w:fldCharType="begin"/>
      </w:r>
      <w:r>
        <w:rPr>
          <w:rFonts w:cs="Arial" w:ascii="Arial" w:hAnsi="Arial"/>
        </w:rPr>
        <w:instrText>ADDIN ZOTERO_ITEM CSL_CITATION {"citationID":"pHPLnk4h","properties":{"formattedCitation":"(Davis &amp; Joyner, 1988)","plainCitation":"(Davis &amp; Joyner, 1988)","noteIndex":0},"citationItems":[{"id":294,"uris":["http://zotero.org/users/5336149/items/UNJC3EVF"],"uri":["http://zotero.org/users/5336149/items/UNJC3EVF"],"itemData":{"id":294,"type":"article-journal","abstract":"We have compared the expression of the murine genes En-1,En-2, and in-1 during development by in situ hybridization. Expression of all three genes was first detected at 8.0 days in overlapping bands of the anterior neural folds. By 12.0 days the expression patterns diverged. En-1 and En-2 were expressed in a similar ring of cells in the central nervous system (CNS) at the midbrain/hindbrain junction. En-1 was also expressed de novo in two lateral stripes extending the length of the hindbrain and spinal cord, in the developing vertebral column, in two lateral stripes of dermatome-derived cells, and in the tail and limb buds. By 12.0 days int-1 expression showed little overlap with the En genes and could not be detected at later stages. At 15.5 days En gene expression was primarily limited to the midbrain/hindbrain in overlapping but nonidentical sets of differentiated cells. In the adult, En-1 and En-2 marked the same sets of cells in the pons, but En-2 alone was detected in the granular layer of the cerebellum. The results are consistent with int-1 and the En genes playing a role early in development in defining spatial domains in the CNS. Later in development the En genes may have an additional function in neurogenesis. En-1 expression in the developing pericordal tube suggests that it may also be involved in vertebral assembly.","container-title":"Genes &amp; Development","DOI":"10.1101/gad.2.12b.1736","ISSN":"0890-9369","issue":"12B","journalAbbreviation":"Genes Dev.","language":"eng","note":"PMID: 2907320","page":"1736-1744","source":"PubMed","title":"Expression patterns of the homeo box-containing genes En-1 and En-2 and the proto-oncogene int-1 diverge during mouse development","volume":"2","author":[{"family":"Davis","given":"C. A."},{"family":"Joyner","given":"A. L."}],"issued":{"date-parts":[["1988",12]]}}}],"schema":"https://github.com/citation-style-language/schema/raw/master/csl-citation.json"}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(Davis &amp; Joyner, 1988)</w:t>
      </w:r>
      <w:r>
        <w:rPr>
          <w:rFonts w:cs="Arial" w:ascii="Arial" w:hAnsi="Arial"/>
        </w:rPr>
      </w:r>
      <w:r>
        <w:rPr>
          <w:rFonts w:cs="Arial" w:ascii="Arial" w:hAnsi="Arial"/>
        </w:rPr>
        <w:fldChar w:fldCharType="end"/>
      </w:r>
      <w:r>
        <w:rPr>
          <w:rFonts w:cs="Arial" w:ascii="Arial" w:hAnsi="Arial"/>
        </w:rPr>
        <w:t xml:space="preserve">. In addition, other studies found genetic alterations in patients with CH, some appear syndromic, and some are non-syndromic. Tripathy and colleagues reported that mutations in </w:t>
      </w:r>
      <w:r>
        <w:rPr>
          <w:rFonts w:cs="Arial" w:ascii="Arial" w:hAnsi="Arial"/>
          <w:i/>
          <w:iCs/>
        </w:rPr>
        <w:t>MAST1</w:t>
      </w:r>
      <w:r>
        <w:rPr>
          <w:rFonts w:cs="Arial" w:ascii="Arial" w:hAnsi="Arial"/>
        </w:rPr>
        <w:t xml:space="preserve"> gene leads to mega-corpus-callosum syndrome, with CH and cortical malformations </w:t>
      </w:r>
      <w:r>
        <w:fldChar w:fldCharType="begin"/>
      </w:r>
      <w:r>
        <w:rPr>
          <w:rFonts w:cs="Arial" w:ascii="Arial" w:hAnsi="Arial"/>
        </w:rPr>
        <w:instrText>ADDIN ZOTERO_ITEM CSL_CITATION {"citationID":"8xAqEeHL","properties":{"formattedCitation":"(Tripathy et al., 2018)","plainCitation":"(Tripathy et al., 2018)","noteIndex":0},"citationItems":[{"id":261,"uris":["http://zotero.org/users/5336149/items/W7HE8IH5"],"uri":["http://zotero.org/users/5336149/items/W7HE8IH5"],"itemData":{"id":261,"type":"article-journal","abstract":"Corpus callosum malformations are associated with a broad range of neurodevelopmental diseases. We report that de novo mutations in MAST1 cause mega-corpus-callosum syndrome with cerebellar hypoplasia and cortical malformations (MCC-CH-CM) in the absence of megalencephaly. We show that MAST1 is a microtubule-associated protein that is predominantly expressed in post-mitotic neurons and is present in both dendritic and axonal compartments. We further show that Mast1 null animals are phenotypically normal, whereas the deletion of a single amino acid (L278del) recapitulates the distinct neurological phenotype observed in patients. In animals harboring Mast1 microdeletions, we find that the PI3K/AKT3/mTOR pathway is unperturbed, whereas Mast2 and Mast3 levels are diminished, indicative of a dominant-negative mode of action. Finally, we report that de novo MAST1 substitutions are present in patients with autism and microcephaly, raising the prospect that mutations in this gene give rise to a spectrum of neurodevelopmental diseases.","container-title":"Neuron","DOI":"10.1016/j.neuron.2018.10.044","ISSN":"1097-4199","issue":"6","journalAbbreviation":"Neuron","language":"eng","note":"PMID: 30449657\nPMCID: PMC6436622","page":"1354-1368.e5","source":"PubMed","title":"Mutations in MAST1 Cause Mega-Corpus-Callosum Syndrome with Cerebellar Hypoplasia and Cortical Malformations","volume":"100","author":[{"family":"Tripathy","given":"Ratna"},{"family":"Leca","given":"Ines"},{"family":"Dijk","given":"Tessa","non-dropping-particle":"van"},{"family":"Weiss","given":"Janneke"},{"family":"Bon","given":"Bregje W.","non-dropping-particle":"van"},{"family":"Sergaki","given":"Maria Christina"},{"family":"Gstrein","given":"Thomas"},{"family":"Breuss","given":"Martin"},{"family":"Tian","given":"Guoling"},{"family":"Bahi-Buisson","given":"Nadia"},{"family":"Paciorkowski","given":"Alexander R."},{"family":"Pagnamenta","given":"Alistair T."},{"family":"Wenninger-Weinzierl","given":"Andrea"},{"family":"Martinez-Reza","given":"Maria Fernanda"},{"family":"Landler","given":"Lukas"},{"family":"Lise","given":"Stefano"},{"family":"Taylor","given":"Jenny C."},{"family":"Terrone","given":"Gaetano"},{"family":"Vitiello","given":"Giuseppina"},{"family":"Del Giudice","given":"Ennio"},{"family":"Brunetti-Pierri","given":"Nicola"},{"family":"D'Amico","given":"Alessandra"},{"family":"Reymond","given":"Alexandre"},{"family":"Voisin","given":"Norine"},{"family":"Bernstein","given":"Jonathan A."},{"family":"Farrelly","given":"Ellyn"},{"family":"Kini","given":"Usha"},{"family":"Leonard","given":"Thomas A."},{"family":"Valence","given":"Stéphanie"},{"family":"Burglen","given":"Lydie"},{"family":"Armstrong","given":"Linlea"},{"family":"Hiatt","given":"Susan M."},{"family":"Cooper","given":"Gregory M."},{"family":"Aldinger","given":"Kimberly A."},{"family":"Dobyns","given":"William B."},{"family":"Mirzaa","given":"Ghayda"},{"family":"Pierson","given":"Tyler Mark"},{"family":"Baas","given":"Frank"},{"family":"Chelly","given":"Jamel"},{"family":"Cowan","given":"Nicholas J."},{"family":"Keays","given":"David Anthony"}],"issued":{"date-parts":[["2018"]],"season":"19"}}}],"schema":"https://github.com/citation-style-language/schema/raw/master/csl-citation.json"}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(Tripathy et al., 2018)</w:t>
      </w:r>
      <w:r>
        <w:rPr>
          <w:rFonts w:cs="Arial" w:ascii="Arial" w:hAnsi="Arial"/>
        </w:rPr>
      </w:r>
      <w:r>
        <w:rPr>
          <w:rFonts w:cs="Arial" w:ascii="Arial" w:hAnsi="Arial"/>
        </w:rPr>
        <w:fldChar w:fldCharType="end"/>
      </w:r>
      <w:r>
        <w:rPr>
          <w:rFonts w:cs="Arial" w:ascii="Arial" w:hAnsi="Arial"/>
        </w:rPr>
        <w:t xml:space="preserve">. Missense </w:t>
      </w:r>
      <w:r>
        <w:rPr>
          <w:rFonts w:cs="Arial" w:ascii="Arial" w:hAnsi="Arial"/>
          <w:i/>
          <w:iCs/>
        </w:rPr>
        <w:t>do novo</w:t>
      </w:r>
      <w:r>
        <w:rPr>
          <w:rFonts w:cs="Arial" w:ascii="Arial" w:hAnsi="Arial"/>
        </w:rPr>
        <w:t xml:space="preserve"> variants in </w:t>
      </w:r>
      <w:r>
        <w:rPr>
          <w:rFonts w:cs="Arial" w:ascii="Arial" w:hAnsi="Arial"/>
          <w:i/>
          <w:iCs/>
        </w:rPr>
        <w:t>WDR37</w:t>
      </w:r>
      <w:r>
        <w:rPr>
          <w:rFonts w:cs="Arial" w:ascii="Arial" w:hAnsi="Arial"/>
        </w:rPr>
        <w:t xml:space="preserve"> have been identified in patients with CH, colobomas, epilepsy, intellectual disability and developmental delays </w:t>
      </w:r>
      <w:r>
        <w:fldChar w:fldCharType="begin"/>
      </w:r>
      <w:r>
        <w:rPr>
          <w:rFonts w:cs="Arial" w:ascii="Arial" w:hAnsi="Arial"/>
        </w:rPr>
        <w:instrText>ADDIN ZOTERO_ITEM CSL_CITATION {"citationID":"sdVnZf7j","properties":{"formattedCitation":"(Kanca et al., 2019)","plainCitation":"(Kanca et al., 2019)","noteIndex":0},"citationItems":[{"id":264,"uris":["http://zotero.org/users/5336149/items/94QXEB3X"],"uri":["http://zotero.org/users/5336149/items/94QXEB3X"],"itemData":{"id":264,"type":"article-journal","abstract":"WD40 repeat-containing proteins form a large family of proteins present in all eukaryotes. Here, we identified five pediatric probands with de novo variants in WDR37, which encodes a member of the WD40 repeat protein family. Two probands shared one variant and the others have variants in nearby amino acids outside the WD40 repeats. The probands exhibited shared phenotypes of epilepsy, colobomas, facial dysmorphology reminiscent of CHARGE syndrome, developmental delay and intellectual disability, and cerebellar hypoplasia. The WDR37 protein is highly conserved in vertebrate and invertebrate model organisms and is currently not associated with a human disease. We generated a null allele of the single Drosophila ortholog to gain functional insights and replaced the coding region of the fly gene CG12333/wdr37 with GAL4. These flies are homozygous viable but display severe bang sensitivity, a phenotype associated with seizures in flies. Additionally, the mutant flies fall when climbing the walls of the vials, suggesting a defect in grip strength, and repeat the cycle of climbing and falling. Similar to wall clinging defect, mutant males often lose grip of the female abdomen during copulation. These phenotypes are rescued by using the GAL4 in the CG12333/wdr37 locus to drive the UAS-human reference WDR37 cDNA. The two variants found in three human subjects failed to rescue these phenotypes, suggesting that these alleles severely affect the function of this protein. Taken together, our data suggest that variants in WDR37 underlie a novel syndromic neurological disorder.","container-title":"American Journal of Human Genetics","DOI":"10.1016/j.ajhg.2019.06.014","ISSN":"1537-6605","issue":"2","journalAbbreviation":"Am. J. Hum. Genet.","language":"eng","note":"PMID: 31327508\nPMCID: PMC6699142","page":"413-424","source":"PubMed","title":"De Novo Variants in WDR37 Are Associated with Epilepsy, Colobomas, Dysmorphism, Developmental Delay, Intellectual Disability, and Cerebellar Hypoplasia","volume":"105","author":[{"family":"Kanca","given":"Oguz"},{"family":"Andrews","given":"Jonathan C."},{"family":"Lee","given":"Pei-Tseng"},{"family":"Patel","given":"Chirag"},{"family":"Braddock","given":"Stephen R."},{"family":"Slavotinek","given":"Anne M."},{"family":"Cohen","given":"Julie S."},{"family":"Gubbels","given":"Cynthia S."},{"family":"Aldinger","given":"Kimberly A."},{"family":"Williams","given":"Judy"},{"family":"Indaram","given":"Maanasa"},{"family":"Fatemi","given":"Ali"},{"family":"Yu","given":"Timothy W."},{"family":"Agrawal","given":"Pankaj B."},{"family":"Vezina","given":"Gilbert"},{"family":"Simons","given":"Cas"},{"family":"Crawford","given":"Joanna"},{"family":"Lau","given":"C. Christopher"},{"literal":"Undiagnosed Diseases Network"},{"family":"Chung","given":"Wendy K."},{"family":"Markello","given":"Thomas C."},{"family":"Dobyns","given":"William B."},{"family":"Adams","given":"David R."},{"family":"Gahl","given":"William A."},{"family":"Wangler","given":"Michael F."},{"family":"Yamamoto","given":"Shinya"},{"family":"Bellen","given":"Hugo J."},{"family":"Malicdan","given":"May Christine V."}],"issued":{"date-parts":[["2019"]],"season":"01"}}}],"schema":"https://github.com/citation-style-language/schema/raw/master/csl-citation.json"}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(Kanca et al., 2019)</w:t>
      </w:r>
      <w:r>
        <w:rPr>
          <w:rFonts w:cs="Arial" w:ascii="Arial" w:hAnsi="Arial"/>
        </w:rPr>
      </w:r>
      <w:r>
        <w:rPr>
          <w:rFonts w:cs="Arial" w:ascii="Arial" w:hAnsi="Arial"/>
        </w:rPr>
        <w:fldChar w:fldCharType="end"/>
      </w:r>
      <w:r>
        <w:rPr>
          <w:rFonts w:cs="Arial" w:ascii="Arial" w:hAnsi="Arial"/>
        </w:rPr>
        <w:t xml:space="preserve">. Furthermore, chromosomal copy number variations were found in prenatal cases who carried fetuses with CH, where 5p15 deletion, 6q terminal deletion, and aberrations of X chromosome were the most common chromosomal abnormalities </w:t>
      </w:r>
      <w:r>
        <w:fldChar w:fldCharType="begin"/>
      </w:r>
      <w:r>
        <w:rPr>
          <w:rFonts w:cs="Arial" w:ascii="Arial" w:hAnsi="Arial"/>
        </w:rPr>
        <w:instrText>ADDIN ZOTERO_ITEM CSL_CITATION {"citationID":"CZgIkNTT","properties":{"formattedCitation":"(Zou et al., 2018)","plainCitation":"(Zou et al., 2018)","noteIndex":0},"citationItems":[{"id":267,"uris":["http://zotero.org/users/5336149/items/K5W3LS8E"],"uri":["http://zotero.org/users/5336149/items/K5W3LS8E"],"itemData":{"id":267,"type":"article-journal","abstract":"OBJECTIVE: To elucidate the relationship between copy number variations (CNVs) detected by high-resolution chromosomal microarray analysis (CMA) and the type of prenatal posterior fossa anomalies (PFAs), especially cerebellar hypoplasia (CH).\nMETHODS: This study involved 77 pregnancies with PFAs who underwent CMA.\nRESULTS: Chromosomal aberrations including pathogenic CNVs and variants of unknown significance were detected in 31.2% (24/77) of all cases by CMA and in 18.5% (12/65) in fetuses with normal karyotypes. The high detection rate of clinically significant CNVs was evident in fetuses with cerebellar hypoplasia (54.6%, 6/11), vermis hypoplasia (33.3%, 1/3), and Dandy-Walker malformation (25.0%, 3/12). Compare with fetuses without other anomalies, cases with CH and additional malformations had the higher CMA detection rate (33.3% vs 88.9%). Three cases of isolated unilateral CH with intact vermis and normal CMA result had normal outcomes. The deletion of 5p15, 6q terminal deletion, and X chromosome aberrations were the most frequent genetic defects associated with cerebellar hypoplasia.\nCONCLUSION: Among fetuses with PFA, those with cerebellar hypoplasia, vermis hypoplasia, or Dandy-Walker malformation are at the highest risk of clinically significant CNVs. Chromosomal microarray analysis revealed the most frequent chromosomal aberrations associated with CH.","container-title":"Prenatal Diagnosis","DOI":"10.1002/pd.5190","ISSN":"1097-0223","issue":"2","journalAbbreviation":"Prenat. Diagn.","language":"eng","note":"PMID: 29171036","page":"91-98","source":"PubMed","title":"Prenatal diagnosis of posterior fossa anomalies: Additional value of chromosomal microarray analysis in fetuses with cerebellar hypoplasia","title-short":"Prenatal diagnosis of posterior fossa anomalies","volume":"38","author":[{"family":"Zou","given":"Zhiyong"},{"family":"Huang","given":"Linhuan"},{"family":"Lin","given":"Shaobin"},{"family":"He","given":"Zhiming"},{"family":"Zhu","given":"Hui"},{"family":"Zhang","given":"Yi"},{"family":"Fang","given":"Qun"},{"family":"Luo","given":"Yanmin"}],"issued":{"date-parts":[["2018"]]}}}],"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(Zou et al., 2018)</w:t>
      </w:r>
      <w:r>
        <w:rPr>
          <w:rFonts w:cs="Arial" w:ascii="Arial" w:hAnsi="Arial"/>
        </w:rPr>
      </w:r>
      <w:r>
        <w:rPr>
          <w:rFonts w:cs="Arial" w:ascii="Arial" w:hAnsi="Arial"/>
        </w:rPr>
        <w:fldChar w:fldCharType="end"/>
      </w:r>
      <w:r>
        <w:rPr>
          <w:rFonts w:cs="Arial" w:ascii="Arial" w:hAnsi="Arial"/>
        </w:rPr>
        <w:t xml:space="preserve">. </w:t>
      </w:r>
    </w:p>
    <w:p>
      <w:pPr>
        <w:pStyle w:val="Normal"/>
        <w:spacing w:lineRule="auto" w:line="480"/>
        <w:ind w:firstLine="720"/>
        <w:rPr>
          <w:rFonts w:ascii="Arial" w:hAnsi="Arial" w:cs="Arial"/>
        </w:rPr>
      </w:pPr>
      <w:r>
        <w:rPr>
          <w:rFonts w:cs="Arial" w:ascii="Arial" w:hAnsi="Arial"/>
        </w:rPr>
        <w:t xml:space="preserve">We here report four patients with </w:t>
      </w:r>
      <w:r>
        <w:rPr>
          <w:rFonts w:cs="Arial" w:ascii="Arial" w:hAnsi="Arial"/>
          <w:i/>
          <w:iCs/>
        </w:rPr>
        <w:t>SKOR2</w:t>
      </w:r>
      <w:r>
        <w:rPr>
          <w:rFonts w:cs="Arial" w:ascii="Arial" w:hAnsi="Arial"/>
        </w:rPr>
        <w:t xml:space="preserve"> variants, cerebellar hypoplasia and developmental delays. We present their facial features, clinical and developmental achievements, and their brain imaging findings, and compare with one other previously reported case with </w:t>
      </w:r>
      <w:r>
        <w:rPr>
          <w:rFonts w:cs="Arial" w:ascii="Arial" w:hAnsi="Arial"/>
          <w:i/>
          <w:iCs/>
        </w:rPr>
        <w:t>SKOR2</w:t>
      </w:r>
      <w:r>
        <w:rPr>
          <w:rFonts w:cs="Arial" w:ascii="Arial" w:hAnsi="Arial"/>
        </w:rPr>
        <w:t xml:space="preserve"> variants </w:t>
      </w:r>
      <w:r>
        <w:fldChar w:fldCharType="begin"/>
      </w:r>
      <w:r>
        <w:rPr>
          <w:rFonts w:cs="Arial" w:ascii="Arial" w:hAnsi="Arial"/>
        </w:rPr>
        <w:instrText>ADDIN ZOTERO_ITEM CSL_CITATION {"citationID":"sMSxPknP","properties":{"formattedCitation":"(Valence et al., 2019)","plainCitation":"(Valence et al., 2019)","noteIndex":0},"citationItems":[{"id":289,"uris":["http://zotero.org/users/5336149/items/XMREWSRT"],"uri":["http://zotero.org/users/5336149/items/XMREWSRT"],"itemData":{"id":289,"type":"article-journal","abstract":"PURPOSE: To investigate the genetic basis of congenital ataxias (CAs), a unique group of cerebellar ataxias with a nonprogressive course, in 20 patients from consanguineous families, and to identify new CA genes.\nMETHODS: Singleton -exome sequencing on these 20 well-clinically characterized CA patients. We first checked for rare homozygous pathogenic variants, then, for variants from a list of genes known to be associated with CA or very early-onset ataxia, regardless of their mode of inheritance. Our replication cohort of 180 CA patients was used to validate the new CA genes.\nRESULTS: We identified a causal gene in 16/20 families: six known CA genes (7 patients); four genes previously implicated in another neurological phenotype (7 patients); two new candidate genes (2 patients). Despite the consanguinity, 4/20 patients harbored a heterozygous de novo pathogenic variant.\nCONCLUSION: Singleton exome sequencing in 20 consanguineous CA families led to molecular diagnosis in 80% of cases. This study confirms the genetic heterogeneity of CA and identifies two new candidate genes (PIGS and SKOR2). Our work illustrates the diversity of the pathophysiological pathways in CA, and highlights the pathogenic link between some CA and early infantile epileptic encephalopathies related to the same genes (STXBP1, BRAT1, CACNA1A and CACNA2D2).","container-title":"Genetics in Medicine: Official Journal of the American College of Medical Genetics","DOI":"10.1038/s41436-018-0089-2","ISSN":"1530-0366","issue":"3","journalAbbreviation":"Genet. Med.","language":"eng","note":"PMID: 29997391","page":"553-563","source":"PubMed","title":"Exome sequencing in congenital ataxia identifies two new candidate genes and highlights a pathophysiological link between some congenital ataxias and early infantile epileptic encephalopathies","volume":"21","author":[{"family":"Valence","given":"Stéphanie"},{"family":"Cochet","given":"Emmanuelle"},{"family":"Rougeot","given":"Christelle"},{"family":"Garel","given":"Catherine"},{"family":"Chantot-Bastaraud","given":"Sandra"},{"family":"Lainey","given":"Elodie"},{"family":"Afenjar","given":"Alexandra"},{"family":"Barthez","given":"Marie-Anne"},{"family":"Bednarek","given":"Nathalie"},{"family":"Doummar","given":"Diane"},{"family":"Faivre","given":"Laurence"},{"family":"Goizet","given":"Cyril"},{"family":"Haye","given":"Damien"},{"family":"Heron","given":"Bénédicte"},{"family":"Kemlin","given":"Isabelle"},{"family":"Lacombe","given":"Didier"},{"family":"Milh","given":"Mathieu"},{"family":"Moutard","given":"Marie-Laure"},{"family":"Riant","given":"Florence"},{"family":"Robin","given":"Stéphanie"},{"family":"Roubertie","given":"Agathe"},{"family":"Sarda","given":"Pierre"},{"family":"Toutain","given":"Annick"},{"family":"Villard","given":"Laurent"},{"family":"Ville","given":"Dorothée"},{"family":"Billette de Villemeur","given":"Thierry"},{"family":"Rodriguez","given":"Diana"},{"family":"Burglen","given":"Lydie"}],"issued":{"date-parts":[["2019"]]}}}],"schema":"https://github.com/citation-style-language/schema/raw/master/csl-citation.json"}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(Valence et al., 2019)</w:t>
      </w:r>
      <w:r>
        <w:rPr>
          <w:rFonts w:cs="Arial" w:ascii="Arial" w:hAnsi="Arial"/>
        </w:rPr>
      </w:r>
      <w:r>
        <w:rPr>
          <w:rFonts w:cs="Arial" w:ascii="Arial" w:hAnsi="Arial"/>
        </w:rPr>
        <w:fldChar w:fldCharType="end"/>
      </w:r>
      <w:r>
        <w:rPr>
          <w:rFonts w:cs="Arial" w:ascii="Arial" w:hAnsi="Arial"/>
        </w:rPr>
        <w:t xml:space="preserve">. </w:t>
      </w:r>
      <w:r>
        <w:rPr>
          <w:rFonts w:cs="Arial" w:ascii="Arial" w:hAnsi="Arial"/>
          <w:i/>
          <w:iCs/>
        </w:rPr>
        <w:t>SKOR2</w:t>
      </w:r>
      <w:r>
        <w:rPr>
          <w:rFonts w:cs="Arial" w:ascii="Arial" w:hAnsi="Arial"/>
        </w:rPr>
        <w:t xml:space="preserve"> gene has not been known as a human disease-causing gene thus far, but can be a good candidate.  </w:t>
      </w:r>
    </w:p>
    <w:p>
      <w:pPr>
        <w:pStyle w:val="Normal"/>
        <w:spacing w:lineRule="auto" w:line="480"/>
        <w:rPr>
          <w:rFonts w:ascii="Arial" w:hAnsi="Arial" w:cs="Arial"/>
        </w:rPr>
      </w:pPr>
      <w:r>
        <w:rPr>
          <w:rFonts w:cs="Arial" w:ascii="Arial" w:hAnsi="Arial"/>
        </w:rPr>
      </w:r>
    </w:p>
    <w:p>
      <w:pPr>
        <w:pStyle w:val="Normal"/>
        <w:spacing w:lineRule="auto" w:line="480"/>
        <w:rPr>
          <w:rFonts w:ascii="Arial" w:hAnsi="Arial" w:cs="Arial"/>
          <w:b/>
          <w:b/>
          <w:bCs/>
        </w:rPr>
      </w:pPr>
      <w:r>
        <w:rPr>
          <w:rFonts w:cs="Arial" w:ascii="Arial" w:hAnsi="Arial"/>
          <w:b/>
          <w:bCs/>
        </w:rPr>
        <w:t>Case Reports:</w:t>
      </w:r>
    </w:p>
    <w:p>
      <w:pPr>
        <w:pStyle w:val="Normal"/>
        <w:spacing w:lineRule="auto" w:line="480"/>
        <w:rPr>
          <w:rFonts w:ascii="Arial" w:hAnsi="Arial" w:cs="Arial"/>
          <w:b/>
          <w:b/>
          <w:bCs/>
          <w:i/>
          <w:i/>
          <w:iCs/>
        </w:rPr>
      </w:pPr>
      <w:r>
        <w:rPr>
          <w:rFonts w:cs="Arial" w:ascii="Arial" w:hAnsi="Arial"/>
          <w:b/>
          <w:bCs/>
          <w:i/>
          <w:iCs/>
        </w:rPr>
        <w:t xml:space="preserve">Patient 1: </w:t>
      </w:r>
    </w:p>
    <w:p>
      <w:pPr>
        <w:pStyle w:val="Normal"/>
        <w:spacing w:lineRule="auto" w:line="480"/>
        <w:ind w:firstLine="720"/>
        <w:rPr>
          <w:rFonts w:ascii="Arial" w:hAnsi="Arial" w:cs="Arial"/>
        </w:rPr>
      </w:pPr>
      <w:r>
        <w:rPr>
          <w:rFonts w:cs="Arial" w:ascii="Arial" w:hAnsi="Arial"/>
        </w:rPr>
        <w:t xml:space="preserve">Patient 1 was initially evaluated by Genetics clinic at age 16 months due to cerebellar hypoplasia and developmental delays. His parents became concerned at 6 months of age when he did not have head support and was not rolling over. He was noted by the parents that overall he gets sick a lot, and that he tires easily. At 5 years of age, modified barium swallow revealed aspiration to liquids, and the family were instructed to thicken liquids to moderate thickness consistency. Developmentally, he was rolling from side to side at 7 months of age, he had head control at 10 months of age. At 16 months, he was able to transfer objects from hand to hand, and to finger feed himself. He was cooing and babbling but had no syllable sounds at 16 months of age. He walked at age 3 years. His gait was wobbly and had poor balance. </w:t>
      </w:r>
    </w:p>
    <w:p>
      <w:pPr>
        <w:pStyle w:val="Normal1"/>
        <w:widowContro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uto" w:line="480"/>
        <w:rPr/>
      </w:pPr>
      <w:r>
        <w:rPr/>
        <w:tab/>
      </w:r>
      <w:r>
        <w:rPr>
          <w:lang w:val="en-US"/>
        </w:rPr>
        <w:t>He was born to a 24 year-old mother, G2P2, and 41 year-old father. He was born after a full-term pregnancy, 38+2/7 weeks. He was born via vaginal delivery. His birth weight was 6 pounds (11</w:t>
      </w:r>
      <w:r>
        <w:rPr>
          <w:vertAlign w:val="superscript"/>
          <w:lang w:val="en-US"/>
        </w:rPr>
        <w:t>th</w:t>
      </w:r>
      <w:r>
        <w:rPr>
          <w:lang w:val="en-US"/>
        </w:rPr>
        <w:t xml:space="preserve"> percentile for gestational age). No prenatal exposures to medications, toxins, alcohol, tobacco. No known prenatal infections. In terms of f</w:t>
      </w:r>
      <w:r>
        <w:rPr/>
        <w:t>amily history</w:t>
      </w:r>
      <w:r>
        <w:rPr>
          <w:lang w:val="en-US"/>
        </w:rPr>
        <w:t xml:space="preserve">, he </w:t>
      </w:r>
      <w:r>
        <w:rPr/>
        <w:t xml:space="preserve">had a sister who is 2.5 years older than him, she is in good health. Both of his parents are in good health. </w:t>
      </w:r>
      <w:r>
        <w:rPr>
          <w:lang w:val="en-US"/>
        </w:rPr>
        <w:t xml:space="preserve">No history of developmental delays or congenital anomalies on either side of his family. </w:t>
      </w:r>
      <w:r>
        <w:rPr/>
        <w:t xml:space="preserve">Both parents are Moroccan. The parents are second cousins once removed (maternal grandmother’s father is the brother of paternal grandmother). </w:t>
      </w:r>
    </w:p>
    <w:p>
      <w:pPr>
        <w:pStyle w:val="Normal1"/>
        <w:widowContro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uto" w:line="480"/>
        <w:rPr>
          <w:lang w:val="en-US"/>
        </w:rPr>
      </w:pPr>
      <w:r>
        <w:rPr/>
        <w:tab/>
      </w:r>
      <w:r>
        <w:rPr>
          <w:lang w:val="en-US"/>
        </w:rPr>
        <w:t>On p</w:t>
      </w:r>
      <w:r>
        <w:rPr/>
        <w:t>hysical exam</w:t>
      </w:r>
      <w:r>
        <w:rPr>
          <w:lang w:val="en-US"/>
        </w:rPr>
        <w:t>, patient 1 had</w:t>
      </w:r>
      <w:r>
        <w:rPr/>
        <w:t xml:space="preserve"> relative macrocephaly, dolichocephaly, depressed nasal tip, hypoplastic short nose, depressed nasal bridge, smooth </w:t>
      </w:r>
      <w:r>
        <w:rPr>
          <w:shd w:fill="FFFFFF" w:val="clear"/>
          <w:lang w:eastAsia="x-none"/>
        </w:rPr>
        <w:t>philtrum, epicanthal folds, n</w:t>
      </w:r>
      <w:r>
        <w:rPr>
          <w:lang w:eastAsia="x-none"/>
        </w:rPr>
        <w:t xml:space="preserve">ormal set ears, high arched palate, erythematous area on forehead. He had one cafe au lait spot (2 cm in diameter) on lower back. He had </w:t>
      </w:r>
      <w:r>
        <w:rPr>
          <w:shd w:fill="FFFFFF" w:val="clear"/>
          <w:lang w:eastAsia="x-none"/>
        </w:rPr>
        <w:t>clinodactyly of right hand 4</w:t>
      </w:r>
      <w:r>
        <w:rPr>
          <w:position w:val="6"/>
          <w:shd w:fill="FFFFFF" w:val="clear"/>
          <w:lang w:eastAsia="x-none"/>
        </w:rPr>
        <w:t>th</w:t>
      </w:r>
      <w:r>
        <w:rPr>
          <w:shd w:fill="FFFFFF" w:val="clear"/>
          <w:lang w:eastAsia="x-none"/>
        </w:rPr>
        <w:t xml:space="preserve"> and 5</w:t>
      </w:r>
      <w:r>
        <w:rPr>
          <w:position w:val="6"/>
          <w:shd w:fill="FFFFFF" w:val="clear"/>
          <w:lang w:eastAsia="x-none"/>
        </w:rPr>
        <w:t>th</w:t>
      </w:r>
      <w:r>
        <w:rPr>
          <w:shd w:fill="FFFFFF" w:val="clear"/>
          <w:lang w:eastAsia="x-none"/>
        </w:rPr>
        <w:t xml:space="preserve"> fingers, persistent fetal pads on both hands; flat feet, rocker bottom.</w:t>
      </w:r>
      <w:r>
        <w:rPr>
          <w:shd w:fill="FFFFFF" w:val="clear"/>
          <w:lang w:val="en-US" w:eastAsia="x-none"/>
        </w:rPr>
        <w:t xml:space="preserve"> </w:t>
      </w:r>
      <w:r>
        <w:rPr/>
        <w:t xml:space="preserve">Brain MRI at 9 months of age revealed inferior vermian hypoplasia, bilateral cerebellar hemisphere hypoplasia, small pons/brainstem, and somewhat elongated corpus callosum. </w:t>
      </w:r>
    </w:p>
    <w:p>
      <w:pPr>
        <w:pStyle w:val="Normal"/>
        <w:spacing w:lineRule="auto" w:line="480"/>
        <w:ind w:firstLine="720"/>
        <w:rPr>
          <w:rFonts w:ascii="Arial" w:hAnsi="Arial" w:cs="Arial"/>
        </w:rPr>
      </w:pPr>
      <w:r>
        <w:rPr>
          <w:rFonts w:cs="Arial" w:ascii="Arial" w:hAnsi="Arial"/>
        </w:rPr>
        <w:t>Genetic testing: Chromosomal microarray in 2015 was negative, and had revealed more than 3% regions of homozygosity. Pontocerebellar hypoplasia 18-gene panel (</w:t>
      </w:r>
      <w:r>
        <w:rPr>
          <w:rFonts w:cs="Arial" w:ascii="Arial" w:hAnsi="Arial"/>
          <w:i/>
          <w:iCs/>
        </w:rPr>
        <w:t xml:space="preserve">CASK, CHMP1A, CLP1, EXOSC3, OPHN1, RARS2, RELN, SEPSECS, TSEN2, TSEN34, TSEN54, TUBA1A, TUBA8, TUBB2B, TUBB3, VLDLR, VPS53, VRK1) </w:t>
      </w:r>
      <w:r>
        <w:rPr>
          <w:rFonts w:cs="Arial" w:ascii="Arial" w:hAnsi="Arial"/>
        </w:rPr>
        <w:t xml:space="preserve">sequencing and del/dup (at GeneDx in 2016) did not identify any pathogenic variants or variants of uncertain significance. Initially, whole exome sequencing (WES) (at Claritas in 2016) only revealed a variant of uncertain significance (VUS) in </w:t>
      </w:r>
      <w:r>
        <w:rPr>
          <w:rFonts w:cs="Arial" w:ascii="Arial" w:hAnsi="Arial"/>
          <w:i/>
          <w:iCs/>
        </w:rPr>
        <w:t>NGLY1</w:t>
      </w:r>
      <w:r>
        <w:rPr>
          <w:rFonts w:cs="Arial" w:ascii="Arial" w:hAnsi="Arial"/>
        </w:rPr>
        <w:t xml:space="preserve"> (c.1804T&gt;C) that was inherited from the father, no second variant identified in this gene. </w:t>
      </w:r>
      <w:r>
        <w:rPr>
          <w:rFonts w:cs="Arial" w:ascii="Arial" w:hAnsi="Arial"/>
          <w:i/>
          <w:iCs/>
        </w:rPr>
        <w:t>NGLY1</w:t>
      </w:r>
      <w:r>
        <w:rPr>
          <w:rFonts w:cs="Arial" w:ascii="Arial" w:hAnsi="Arial"/>
        </w:rPr>
        <w:t xml:space="preserve"> is an autosomal recessive gene that is known to be associated with congenital disorder of deglycosylation (OMIM 615273). In 2019, he had WES at GeneDx which revealed a </w:t>
      </w:r>
      <w:r>
        <w:rPr>
          <w:rFonts w:cs="Arial" w:ascii="Arial" w:hAnsi="Arial"/>
          <w:i/>
          <w:iCs/>
        </w:rPr>
        <w:t>de novo</w:t>
      </w:r>
      <w:r>
        <w:rPr>
          <w:rFonts w:cs="Arial" w:ascii="Arial" w:hAnsi="Arial"/>
        </w:rPr>
        <w:t xml:space="preserve"> VUS in </w:t>
      </w:r>
      <w:r>
        <w:rPr>
          <w:rFonts w:cs="Arial" w:ascii="Arial" w:hAnsi="Arial"/>
          <w:i/>
          <w:iCs/>
        </w:rPr>
        <w:t>HDAC3</w:t>
      </w:r>
      <w:r>
        <w:rPr>
          <w:rFonts w:cs="Arial" w:ascii="Arial" w:hAnsi="Arial"/>
        </w:rPr>
        <w:t xml:space="preserve"> gene NM_003883.3 (c.916T&gt;C; p.Cys306Arg) at 16% mosaicism; as well as Homozygous VUS in </w:t>
      </w:r>
      <w:r>
        <w:rPr>
          <w:rFonts w:cs="Arial" w:ascii="Arial" w:hAnsi="Arial"/>
          <w:i/>
          <w:iCs/>
        </w:rPr>
        <w:t>SKOR2</w:t>
      </w:r>
      <w:r>
        <w:rPr>
          <w:rFonts w:cs="Arial" w:ascii="Arial" w:hAnsi="Arial"/>
        </w:rPr>
        <w:t xml:space="preserve"> gene NM_001278063.1 (c.1877delC; p.Pro626Glnfsx156), maternally and paternally inherited. </w:t>
      </w:r>
    </w:p>
    <w:p>
      <w:pPr>
        <w:pStyle w:val="Normal"/>
        <w:spacing w:lineRule="auto" w:line="480"/>
        <w:rPr>
          <w:rFonts w:ascii="Arial" w:hAnsi="Arial" w:cs="Arial"/>
          <w:b/>
          <w:b/>
          <w:bCs/>
          <w:i/>
          <w:i/>
          <w:iCs/>
        </w:rPr>
      </w:pPr>
      <w:r>
        <w:rPr>
          <w:rFonts w:cs="Arial" w:ascii="Arial" w:hAnsi="Arial"/>
          <w:b/>
          <w:bCs/>
          <w:i/>
          <w:iCs/>
        </w:rPr>
      </w:r>
    </w:p>
    <w:p>
      <w:pPr>
        <w:pStyle w:val="Normal"/>
        <w:spacing w:lineRule="auto" w:line="480"/>
        <w:rPr>
          <w:rFonts w:ascii="Arial" w:hAnsi="Arial" w:cs="Arial"/>
          <w:b/>
          <w:b/>
          <w:bCs/>
          <w:i/>
          <w:i/>
          <w:iCs/>
        </w:rPr>
      </w:pPr>
      <w:r>
        <w:rPr>
          <w:rFonts w:cs="Arial" w:ascii="Arial" w:hAnsi="Arial"/>
          <w:b/>
          <w:bCs/>
          <w:i/>
          <w:iCs/>
        </w:rPr>
        <w:t xml:space="preserve">Patient 2 (from Allan): </w:t>
      </w:r>
    </w:p>
    <w:p>
      <w:pPr>
        <w:pStyle w:val="Normal"/>
        <w:spacing w:lineRule="auto" w:line="480"/>
        <w:ind w:firstLine="720"/>
        <w:rPr>
          <w:rFonts w:ascii="Arial" w:hAnsi="Arial" w:cs="Arial"/>
        </w:rPr>
      </w:pPr>
      <w:r>
        <w:rPr>
          <w:rFonts w:cs="Arial" w:ascii="Arial" w:hAnsi="Arial"/>
        </w:rPr>
        <w:t xml:space="preserve">Patient 2 is a 14-year-old female, the first child of non-consanguineous healthy Turkish parents, was born at 40 weeks of gestation after a normal pregnancy. Birth weight was 3250gram while data on birth length and the head circumference are not available. Apgar scores are unknown. There were no concerns following the birth and the patient was discharged. </w:t>
      </w:r>
    </w:p>
    <w:p>
      <w:pPr>
        <w:pStyle w:val="Normal"/>
        <w:spacing w:lineRule="auto" w:line="480"/>
        <w:ind w:firstLine="720"/>
        <w:rPr>
          <w:rFonts w:ascii="Arial" w:hAnsi="Arial" w:cs="Arial"/>
        </w:rPr>
      </w:pPr>
      <w:r>
        <w:rPr>
          <w:rFonts w:cs="Arial" w:ascii="Arial" w:hAnsi="Arial"/>
        </w:rPr>
        <w:t xml:space="preserve">At six months of age, she showed normal development and could smile and babble, and was able to sit briefly with support. However, following the onset of epileptic seizures at the age of seven months, her development regressed and today she suffers from a severe intellectual disability and developmental delay. She is unable to walk or talk but understands a few words. </w:t>
      </w:r>
    </w:p>
    <w:p>
      <w:pPr>
        <w:pStyle w:val="Normal"/>
        <w:keepNext w:val="true"/>
        <w:spacing w:lineRule="auto" w:line="480"/>
        <w:ind w:firstLine="720"/>
        <w:rPr>
          <w:rFonts w:ascii="Arial" w:hAnsi="Arial" w:cs="Arial"/>
        </w:rPr>
      </w:pPr>
      <w:r>
        <w:rPr>
          <w:rFonts w:cs="Arial" w:ascii="Arial" w:hAnsi="Arial"/>
        </w:rPr>
        <w:t>The epilepsy semiology is a mixture of both focal hypo- and hypermotor (hemiclonic) seizures with impaired awareness sometimes evolving to bilateral tonic clonic seizures. Repeated EEGs show a slowing of the background activity in the occipital lobs and multifocal interictal epileptic discharges also in the occipital lobe. Despite a combination of several antiepileptic drugs she remains refractory and has several seizures weekly.</w:t>
      </w:r>
    </w:p>
    <w:p>
      <w:pPr>
        <w:pStyle w:val="Normal"/>
        <w:spacing w:lineRule="auto" w:line="480"/>
        <w:ind w:firstLine="720"/>
        <w:rPr>
          <w:rFonts w:ascii="Arial" w:hAnsi="Arial" w:cs="Arial"/>
        </w:rPr>
      </w:pPr>
      <w:r>
        <w:rPr>
          <w:rFonts w:cs="Arial" w:ascii="Arial" w:hAnsi="Arial"/>
        </w:rPr>
        <w:t>Her physical exam reveals some dysmorphic features including: a scare face, thick eyebrows, telecanthi, upslanting palpebral fissures, ptosis, long eyelashes, a narrow nasal bridge with a normal set columella, short and deep philtrum, full cheeks and lips and small earlobes. Most recent exam at age 14, she has a scoliosis and contractures of the lower extremities. A brain MRI performed at the age of 1 and 9 years showed</w:t>
      </w:r>
      <w:r>
        <w:rPr>
          <w:rFonts w:cs="Arial" w:ascii="Arial" w:hAnsi="Arial"/>
          <w:lang w:eastAsia="da-DK"/>
        </w:rPr>
        <w:t xml:space="preserve"> a small pons and vermis with enlargement of interfolium spaces (anterior lobe) and an enlarged primary fissure.</w:t>
      </w:r>
    </w:p>
    <w:p>
      <w:pPr>
        <w:pStyle w:val="Normal"/>
        <w:spacing w:lineRule="auto" w:line="480"/>
        <w:ind w:firstLine="720"/>
        <w:rPr>
          <w:rFonts w:ascii="Arial" w:hAnsi="Arial" w:cs="Arial"/>
          <w:lang w:eastAsia="da-DK"/>
        </w:rPr>
      </w:pPr>
      <w:r>
        <w:rPr>
          <w:rFonts w:cs="Arial" w:ascii="Arial" w:hAnsi="Arial"/>
          <w:lang w:eastAsia="da-DK"/>
        </w:rPr>
        <w:t xml:space="preserve">Genetic testing included a next generation sequencing (NGS) panel performed at the age of 14 years revealed a </w:t>
      </w:r>
      <w:r>
        <w:rPr>
          <w:rFonts w:cs="Arial" w:ascii="Arial" w:hAnsi="Arial"/>
          <w:i/>
          <w:iCs/>
          <w:lang w:eastAsia="da-DK"/>
        </w:rPr>
        <w:t>de novo</w:t>
      </w:r>
      <w:r>
        <w:rPr>
          <w:rFonts w:cs="Arial" w:ascii="Arial" w:hAnsi="Arial"/>
          <w:lang w:eastAsia="da-DK"/>
        </w:rPr>
        <w:t xml:space="preserve"> inframe deletion in the </w:t>
      </w:r>
      <w:r>
        <w:rPr>
          <w:rFonts w:cs="Arial" w:ascii="Arial" w:hAnsi="Arial"/>
          <w:i/>
          <w:iCs/>
        </w:rPr>
        <w:t>SKOR2</w:t>
      </w:r>
      <w:r>
        <w:rPr>
          <w:rFonts w:cs="Arial" w:ascii="Arial" w:hAnsi="Arial"/>
        </w:rPr>
        <w:t xml:space="preserve"> gene NM_001278063.1</w:t>
      </w:r>
      <w:r>
        <w:rPr>
          <w:rFonts w:cs="Arial" w:ascii="Arial" w:hAnsi="Arial"/>
          <w:lang w:eastAsia="da-DK"/>
        </w:rPr>
        <w:t xml:space="preserve">: </w:t>
      </w:r>
      <w:r>
        <w:rPr>
          <w:rFonts w:cs="Arial" w:ascii="Arial" w:hAnsi="Arial"/>
        </w:rPr>
        <w:t xml:space="preserve">(c.1317_1331delAGGCGGCGCGGGCGC; p.Gly440_Ala444del). </w:t>
      </w:r>
    </w:p>
    <w:p>
      <w:pPr>
        <w:pStyle w:val="Normal"/>
        <w:spacing w:lineRule="auto" w:line="480"/>
        <w:rPr>
          <w:rFonts w:cs="Arial"/>
          <w:sz w:val="20"/>
          <w:szCs w:val="20"/>
        </w:rPr>
      </w:pPr>
      <w:r>
        <w:rPr>
          <w:rFonts w:cs="Arial"/>
          <w:sz w:val="20"/>
          <w:szCs w:val="20"/>
        </w:rPr>
      </w:r>
    </w:p>
    <w:p>
      <w:pPr>
        <w:pStyle w:val="Normal"/>
        <w:spacing w:lineRule="auto" w:line="480"/>
        <w:rPr>
          <w:rFonts w:ascii="Arial" w:hAnsi="Arial" w:cs="Arial"/>
          <w:b/>
          <w:b/>
          <w:bCs/>
        </w:rPr>
      </w:pPr>
      <w:r>
        <w:rPr>
          <w:rFonts w:cs="Arial" w:ascii="Arial" w:hAnsi="Arial"/>
          <w:b/>
          <w:bCs/>
        </w:rPr>
      </w:r>
    </w:p>
    <w:p>
      <w:pPr>
        <w:pStyle w:val="Normal"/>
        <w:spacing w:lineRule="auto" w:line="480"/>
        <w:rPr>
          <w:rFonts w:ascii="Arial" w:hAnsi="Arial" w:cs="Arial"/>
          <w:b/>
          <w:b/>
          <w:bCs/>
          <w:i/>
          <w:i/>
          <w:iCs/>
        </w:rPr>
      </w:pPr>
      <w:r>
        <w:rPr>
          <w:rFonts w:cs="Arial" w:ascii="Arial" w:hAnsi="Arial"/>
          <w:b/>
          <w:bCs/>
          <w:i/>
          <w:iCs/>
        </w:rPr>
        <w:t xml:space="preserve">Patient 3 and 4 from Silke and Rami: </w:t>
      </w:r>
    </w:p>
    <w:p>
      <w:pPr>
        <w:pStyle w:val="Normal"/>
        <w:spacing w:lineRule="auto" w:line="480"/>
        <w:ind w:firstLine="720"/>
        <w:jc w:val="both"/>
        <w:rPr>
          <w:rFonts w:ascii="Arial" w:hAnsi="Arial" w:cs="Arial"/>
        </w:rPr>
      </w:pPr>
      <w:r>
        <w:rPr>
          <w:rFonts w:cs="Arial" w:ascii="Arial" w:hAnsi="Arial"/>
        </w:rPr>
        <w:t>Patient 3 and patient 4 are siblings, the fifth and second children of consanguineous, healthy parents who live in Germany, originating from Iraq (first degree cousins). Maternal family history was notable for a late abortion (during 8</w:t>
      </w:r>
      <w:r>
        <w:rPr>
          <w:rFonts w:cs="Arial" w:ascii="Arial" w:hAnsi="Arial"/>
          <w:vertAlign w:val="superscript"/>
        </w:rPr>
        <w:t>th</w:t>
      </w:r>
      <w:r>
        <w:rPr>
          <w:rFonts w:cs="Arial" w:ascii="Arial" w:hAnsi="Arial"/>
        </w:rPr>
        <w:t xml:space="preserve"> month gestation, multiple malformations, no medical reports from Iraq where late abortion had happened) and a nephew with ID and a complex heart failure (no medical reports, the family lives in Iraq). Karyotyping, chromosomal microarray analysis and targeted testing for Fragile-X revealed normal results in both siblings.</w:t>
      </w:r>
    </w:p>
    <w:p>
      <w:pPr>
        <w:pStyle w:val="Normal"/>
        <w:spacing w:lineRule="auto" w:line="480"/>
        <w:rPr>
          <w:rFonts w:ascii="Arial" w:hAnsi="Arial" w:cs="Arial"/>
          <w:b/>
          <w:b/>
        </w:rPr>
      </w:pPr>
      <w:r>
        <w:rPr>
          <w:rFonts w:cs="Arial" w:ascii="Arial" w:hAnsi="Arial"/>
          <w:b/>
        </w:rPr>
      </w:r>
    </w:p>
    <w:p>
      <w:pPr>
        <w:pStyle w:val="Normal"/>
        <w:spacing w:lineRule="auto" w:line="480"/>
        <w:rPr>
          <w:rFonts w:ascii="Arial" w:hAnsi="Arial" w:cs="Arial"/>
          <w:b/>
          <w:b/>
        </w:rPr>
      </w:pPr>
      <w:r>
        <w:rPr>
          <w:rFonts w:cs="Arial" w:ascii="Arial" w:hAnsi="Arial"/>
          <w:b/>
        </w:rPr>
        <w:t xml:space="preserve">Patient 3: </w:t>
      </w:r>
    </w:p>
    <w:p>
      <w:pPr>
        <w:pStyle w:val="NormalWeb"/>
        <w:spacing w:lineRule="auto" w:line="480" w:beforeAutospacing="0" w:before="0" w:afterAutospacing="0" w:after="0"/>
        <w:ind w:firstLine="720"/>
        <w:jc w:val="both"/>
        <w:rPr>
          <w:rFonts w:ascii="Arial" w:hAnsi="Arial" w:cs="Arial"/>
          <w:lang w:val="en-US"/>
        </w:rPr>
      </w:pPr>
      <w:r>
        <w:rPr>
          <w:rFonts w:cs="Arial" w:ascii="Arial" w:hAnsi="Arial"/>
          <w:lang w:val="en-US"/>
        </w:rPr>
        <w:t xml:space="preserve">Patient 3 was the fifth child of healthy consanguineous parents from Iraq (first degree cousins).  He was born at 41 weeks of gestation by cesarean section with a birth weight of 4380 g (+1.43 SD), a length of 53 cm (- 0.04 SD) and a head circumference of 36 cm (+ 0.08 SD). Immediately after birth, he was admitted to hospital due to tetralogy of Fallot with pulmonary stenosis (surgically corrected). He presented with congenital cataract, hyperopic astigmatism (right eye: + 7,50 dpt., left eye: + 8,50 dpt.), bilateral sensorineural hearing impairment, small right kidney, kidney and ureteral duplication left. He displayed severe psychomotor developmental delay and intellectual disability (ID). He was able to walk without support at age 24 months. Until the age of 10 years, he was solely able to walk short distances (100 to 200 meters) and was dependent on a wheelchair (the reason for it is unclear). Currently he is able to walk distances of about 1,000 meters. Speech was nearly absent. Aged 17 </w:t>
      </w:r>
      <w:r>
        <w:rPr>
          <w:rFonts w:cs="Arial" w:ascii="Arial" w:hAnsi="Arial"/>
          <w:vertAlign w:val="superscript"/>
          <w:lang w:val="en-US"/>
        </w:rPr>
        <w:t>1</w:t>
      </w:r>
      <w:r>
        <w:rPr>
          <w:rFonts w:cs="Arial" w:ascii="Arial" w:hAnsi="Arial"/>
          <w:lang w:val="en-US"/>
        </w:rPr>
        <w:t>/</w:t>
      </w:r>
      <w:r>
        <w:rPr>
          <w:rFonts w:cs="Arial" w:ascii="Arial" w:hAnsi="Arial"/>
          <w:vertAlign w:val="subscript"/>
          <w:lang w:val="en-US"/>
        </w:rPr>
        <w:t>12</w:t>
      </w:r>
      <w:r>
        <w:rPr>
          <w:rFonts w:cs="Arial" w:ascii="Arial" w:hAnsi="Arial"/>
          <w:lang w:val="en-US"/>
        </w:rPr>
        <w:t xml:space="preserve"> years, he spoke few single words. He had severe ID (IQ: 58). Electroencephalography (EEG) was normal. He did not display febrile or non-febrile seizures. MRI scans during a period of about 4 years (between ages 4 and 8 years) showed nonspecific non-progressive frontal and occipital white matter lesions and leukoencephalopathy. He had deficits in social communication</w:t>
      </w:r>
      <w:r>
        <w:rPr>
          <w:lang w:val="en-US"/>
        </w:rPr>
        <w:t xml:space="preserve"> </w:t>
      </w:r>
      <w:r>
        <w:rPr>
          <w:rFonts w:cs="Arial" w:ascii="Arial" w:hAnsi="Arial"/>
          <w:lang w:val="en-US"/>
        </w:rPr>
        <w:t>and interactions with the hallmarks: i)</w:t>
      </w:r>
      <w:r>
        <w:rPr>
          <w:lang w:val="en-US"/>
        </w:rPr>
        <w:t xml:space="preserve"> </w:t>
      </w:r>
      <w:r>
        <w:rPr>
          <w:rFonts w:cs="Arial" w:ascii="Arial" w:hAnsi="Arial"/>
          <w:lang w:val="en-US"/>
        </w:rPr>
        <w:t>anxiety-related behavior; ii)</w:t>
      </w:r>
      <w:r>
        <w:rPr>
          <w:lang w:val="en-US"/>
        </w:rPr>
        <w:t xml:space="preserve"> </w:t>
      </w:r>
      <w:r>
        <w:rPr>
          <w:rFonts w:cs="Arial" w:ascii="Arial" w:hAnsi="Arial"/>
          <w:lang w:val="en-US"/>
        </w:rPr>
        <w:t>low levels of frustration tolerance; iii)</w:t>
      </w:r>
      <w:r>
        <w:rPr>
          <w:lang w:val="en-US"/>
        </w:rPr>
        <w:t xml:space="preserve"> </w:t>
      </w:r>
      <w:r>
        <w:rPr>
          <w:rFonts w:cs="Arial" w:ascii="Arial" w:hAnsi="Arial"/>
          <w:lang w:val="en-US"/>
        </w:rPr>
        <w:t>distress at small changes; iv) tendency to social withdrawal; v) impaired social interaction, lack of peer relationships and; vi) sleep-wake cycle disturbance,</w:t>
      </w:r>
      <w:r>
        <w:rPr>
          <w:lang w:val="en-US"/>
        </w:rPr>
        <w:t xml:space="preserve"> </w:t>
      </w:r>
      <w:r>
        <w:rPr>
          <w:rFonts w:cs="Arial" w:ascii="Arial" w:hAnsi="Arial"/>
          <w:lang w:val="en-US"/>
        </w:rPr>
        <w:t xml:space="preserve">trouble falling asleep, and daytime somnolence. </w:t>
      </w:r>
    </w:p>
    <w:p>
      <w:pPr>
        <w:pStyle w:val="Normal"/>
        <w:spacing w:lineRule="auto" w:line="480" w:before="0" w:after="120"/>
        <w:jc w:val="both"/>
        <w:rPr>
          <w:rFonts w:ascii="Arial" w:hAnsi="Arial" w:cs="Arial"/>
        </w:rPr>
      </w:pPr>
      <w:r>
        <w:rPr>
          <w:rFonts w:cs="Arial" w:ascii="Arial" w:hAnsi="Arial"/>
        </w:rPr>
        <w:t xml:space="preserve">On physical examination at age 17 </w:t>
      </w:r>
      <w:r>
        <w:rPr>
          <w:rFonts w:cs="Arial" w:ascii="Arial" w:hAnsi="Arial"/>
          <w:vertAlign w:val="superscript"/>
        </w:rPr>
        <w:t>1</w:t>
      </w:r>
      <w:r>
        <w:rPr>
          <w:rFonts w:cs="Arial" w:ascii="Arial" w:hAnsi="Arial"/>
        </w:rPr>
        <w:t>/</w:t>
      </w:r>
      <w:r>
        <w:rPr>
          <w:rFonts w:cs="Arial" w:ascii="Arial" w:hAnsi="Arial"/>
          <w:vertAlign w:val="subscript"/>
        </w:rPr>
        <w:t>12</w:t>
      </w:r>
      <w:r>
        <w:rPr>
          <w:rFonts w:cs="Arial" w:ascii="Arial" w:hAnsi="Arial"/>
        </w:rPr>
        <w:t xml:space="preserve"> years, weight (56 kg, − 1.48 SD) and OFC (55 cm, − 1.15 SD) were in the normal range, whereas height (158 cm, − 3.06 SD). He had a slender habitus, and minor facial aspects including a long face, a myopathic facies, thick eyebrows, telecanthi, hypertelorism, downslanted long palpebral fissures, narrow nasal bridge, broad nasal tip, short columella, short and smooth philtrum, a thin upper lip, bilateral sandal gaps and flat feet. </w:t>
      </w:r>
    </w:p>
    <w:p>
      <w:pPr>
        <w:pStyle w:val="Normal"/>
        <w:spacing w:lineRule="auto" w:line="360" w:before="0" w:after="120"/>
        <w:jc w:val="both"/>
        <w:rPr>
          <w:rFonts w:ascii="Arial" w:hAnsi="Arial" w:cs="Arial"/>
          <w:sz w:val="20"/>
          <w:szCs w:val="20"/>
        </w:rPr>
      </w:pPr>
      <w:r>
        <w:rPr>
          <w:rFonts w:cs="Arial" w:ascii="Arial" w:hAnsi="Arial"/>
          <w:sz w:val="20"/>
          <w:szCs w:val="20"/>
        </w:rPr>
      </w:r>
    </w:p>
    <w:p>
      <w:pPr>
        <w:pStyle w:val="Normal"/>
        <w:spacing w:lineRule="auto" w:line="480"/>
        <w:rPr>
          <w:rFonts w:ascii="Arial" w:hAnsi="Arial" w:cs="Arial"/>
          <w:b/>
          <w:b/>
        </w:rPr>
      </w:pPr>
      <w:r>
        <w:rPr>
          <w:rFonts w:cs="Arial" w:ascii="Arial" w:hAnsi="Arial"/>
          <w:b/>
        </w:rPr>
        <w:t xml:space="preserve">Patient 4: </w:t>
      </w:r>
    </w:p>
    <w:p>
      <w:pPr>
        <w:pStyle w:val="NormalWeb"/>
        <w:spacing w:lineRule="auto" w:line="480" w:beforeAutospacing="0" w:before="0" w:afterAutospacing="0" w:after="0"/>
        <w:ind w:firstLine="720"/>
        <w:rPr>
          <w:rFonts w:ascii="Arial" w:hAnsi="Arial" w:cs="Arial"/>
          <w:lang w:val="en-US"/>
        </w:rPr>
      </w:pPr>
      <w:r>
        <w:rPr>
          <w:rFonts w:cs="Arial" w:ascii="Arial" w:hAnsi="Arial"/>
          <w:lang w:val="en-US"/>
        </w:rPr>
        <w:t xml:space="preserve">Patient 4 was the second child of healthy consanguineous parents from Iraq (first degree cousins). She </w:t>
      </w:r>
      <w:r>
        <w:rPr>
          <w:rFonts w:cs="Arial" w:ascii="Arial" w:hAnsi="Arial"/>
        </w:rPr>
        <w:t>was born spontaneously after an uneventful pregnancy. ?</w:t>
      </w:r>
      <w:r>
        <w:rPr>
          <w:rFonts w:cs="Arial" w:ascii="Arial" w:hAnsi="Arial"/>
          <w:highlight w:val="yellow"/>
        </w:rPr>
        <w:t>Week of</w:t>
      </w:r>
      <w:r>
        <w:rPr>
          <w:rFonts w:cs="Arial" w:ascii="Arial" w:hAnsi="Arial"/>
        </w:rPr>
        <w:t xml:space="preserve"> gestation and birth measurements were not remembered but reported to be normal. It was a home birth in Iraq. She displayed hypotonia and anal atresia (surgically corrected in Iraq).</w:t>
      </w:r>
      <w:r>
        <w:rPr>
          <w:rFonts w:cs="Arial" w:ascii="Arial" w:hAnsi="Arial"/>
          <w:lang w:val="en-US"/>
        </w:rPr>
        <w:t xml:space="preserve"> Milestones of motor and speech development were delayed. She was able to walk without support at age 24 months. She spoke first words at age of 5 years. Aged 29 </w:t>
      </w:r>
      <w:r>
        <w:rPr>
          <w:rFonts w:cs="Arial" w:ascii="Arial" w:hAnsi="Arial"/>
          <w:vertAlign w:val="superscript"/>
          <w:lang w:val="en-US"/>
        </w:rPr>
        <w:t>9</w:t>
      </w:r>
      <w:r>
        <w:rPr>
          <w:rFonts w:cs="Arial" w:ascii="Arial" w:hAnsi="Arial"/>
          <w:lang w:val="en-US"/>
        </w:rPr>
        <w:t>/</w:t>
      </w:r>
      <w:r>
        <w:rPr>
          <w:rFonts w:cs="Arial" w:ascii="Arial" w:hAnsi="Arial"/>
          <w:vertAlign w:val="subscript"/>
          <w:lang w:val="en-US"/>
        </w:rPr>
        <w:t>12</w:t>
      </w:r>
      <w:r>
        <w:rPr>
          <w:rFonts w:cs="Arial" w:ascii="Arial" w:hAnsi="Arial"/>
          <w:lang w:val="en-US"/>
        </w:rPr>
        <w:t xml:space="preserve"> years, she spoke few simple sentences. She also had severe ID (IQ: 55). She displayed bilateral nystagmus and bilateral hyperopic astigmatism (right eye: + 5,60 dpt., left eye: + 6,30 dpt.). Electroencephalography (EEG) was normal. She did not display febrile or non-febrile seizures. Brain MRI scans have not been performed. </w:t>
      </w:r>
    </w:p>
    <w:p>
      <w:pPr>
        <w:pStyle w:val="Normal"/>
        <w:spacing w:lineRule="auto" w:line="480" w:before="0" w:after="120"/>
        <w:ind w:firstLine="720"/>
        <w:jc w:val="both"/>
        <w:rPr>
          <w:rFonts w:ascii="Arial" w:hAnsi="Arial" w:cs="Arial"/>
          <w:del w:id="0" w:author="Unknown Author" w:date="2020-09-11T17:56:46Z"/>
        </w:rPr>
      </w:pPr>
      <w:r>
        <w:rPr>
          <w:rFonts w:cs="Arial" w:ascii="Arial" w:hAnsi="Arial"/>
        </w:rPr>
        <w:t>She had a friendly behavior but mild deficits in social communication</w:t>
      </w:r>
      <w:r>
        <w:rPr/>
        <w:t xml:space="preserve"> </w:t>
      </w:r>
      <w:r>
        <w:rPr>
          <w:rFonts w:cs="Arial" w:ascii="Arial" w:hAnsi="Arial"/>
        </w:rPr>
        <w:t xml:space="preserve">and interactions with the hallmarks impaired social interaction and lack of peer relationships. On physical examination at age 29 </w:t>
      </w:r>
      <w:r>
        <w:rPr>
          <w:rFonts w:cs="Arial" w:ascii="Arial" w:hAnsi="Arial"/>
          <w:vertAlign w:val="superscript"/>
        </w:rPr>
        <w:t>9</w:t>
      </w:r>
      <w:r>
        <w:rPr>
          <w:rFonts w:cs="Arial" w:ascii="Arial" w:hAnsi="Arial"/>
        </w:rPr>
        <w:t>/</w:t>
      </w:r>
      <w:r>
        <w:rPr>
          <w:rFonts w:cs="Arial" w:ascii="Arial" w:hAnsi="Arial"/>
          <w:vertAlign w:val="subscript"/>
        </w:rPr>
        <w:t>12</w:t>
      </w:r>
      <w:r>
        <w:rPr>
          <w:rFonts w:cs="Arial" w:ascii="Arial" w:hAnsi="Arial"/>
        </w:rPr>
        <w:t xml:space="preserve"> years, weight (63 kg) and OFC (56 cm) were in the normal range, whereas height (158 cm) was below the normal for age. She presented with craniofacial dysmorphisms. She had minor facial aspects including a long face, thick eyebrows, telecanthus, hypertelorism, downslanting long palpebral fissures, broad nasal tip, short and smooth philtrum, a thin upper lip, low-set ears, bilateral sandal gaps and flat feet.</w:t>
      </w:r>
      <w:r>
        <w:rPr>
          <w:rFonts w:cs="Arial" w:ascii="Arial" w:hAnsi="Arial"/>
          <w:sz w:val="20"/>
          <w:szCs w:val="20"/>
        </w:rPr>
        <w:t xml:space="preserve"> </w:t>
      </w:r>
    </w:p>
    <w:p>
      <w:pPr>
        <w:pStyle w:val="Normal"/>
        <w:widowControl/>
        <w:suppressAutoHyphens w:val="true"/>
        <w:bidi w:val="0"/>
        <w:spacing w:lineRule="auto" w:line="480" w:before="0" w:after="120"/>
        <w:ind w:firstLine="720"/>
        <w:jc w:val="both"/>
        <w:rPr>
          <w:rFonts w:ascii="Arial" w:hAnsi="Arial" w:cs="Arial"/>
          <w:ins w:id="2" w:author="Unknown Author" w:date="2020-09-11T17:56:47Z"/>
        </w:rPr>
      </w:pPr>
      <w:ins w:id="1" w:author="Unknown Author" w:date="2020-09-11T17:56:47Z">
        <w:r>
          <w:rPr/>
        </w:r>
      </w:ins>
    </w:p>
    <w:p>
      <w:pPr>
        <w:pStyle w:val="Normal"/>
        <w:widowControl/>
        <w:suppressAutoHyphens w:val="true"/>
        <w:bidi w:val="0"/>
        <w:spacing w:lineRule="auto" w:line="480" w:before="0" w:after="120"/>
        <w:ind w:firstLine="720"/>
        <w:jc w:val="both"/>
        <w:rPr>
          <w:rFonts w:ascii="Arial" w:hAnsi="Arial" w:cs="Arial"/>
          <w:ins w:id="4" w:author="Unknown Author" w:date="2020-09-11T17:56:47Z"/>
        </w:rPr>
      </w:pPr>
      <w:ins w:id="3" w:author="Unknown Author" w:date="2020-09-11T17:56:47Z">
        <w:r>
          <w:rPr/>
        </w:r>
      </w:ins>
    </w:p>
    <w:p>
      <w:pPr>
        <w:pStyle w:val="Normal"/>
        <w:widowControl/>
        <w:suppressAutoHyphens w:val="true"/>
        <w:bidi w:val="0"/>
        <w:spacing w:lineRule="auto" w:line="480" w:before="0" w:after="120"/>
        <w:ind w:hanging="0"/>
        <w:jc w:val="both"/>
        <w:rPr>
          <w:rFonts w:ascii="Arial" w:hAnsi="Arial" w:cs="Arial"/>
        </w:rPr>
      </w:pPr>
      <w:del w:id="5" w:author="Unknown Author" w:date="2020-09-11T17:56:46Z">
        <w:r>
          <w:rPr>
            <w:rFonts w:cs="Arial" w:ascii="Arial" w:hAnsi="Arial"/>
            <w:b/>
            <w:bCs/>
          </w:rPr>
          <w:delText xml:space="preserve">Methods: </w:delText>
        </w:r>
      </w:del>
      <w:ins w:id="6" w:author="Unknown Author" w:date="2020-09-11T17:56:42Z">
        <w:r>
          <w:rPr>
            <w:rFonts w:cs="Arial" w:ascii="Arial" w:hAnsi="Arial"/>
            <w:b/>
            <w:bCs/>
          </w:rPr>
          <w:t>Discussion:</w:t>
        </w:r>
      </w:ins>
    </w:p>
    <w:p>
      <w:pPr>
        <w:pStyle w:val="Normal"/>
        <w:spacing w:lineRule="auto" w:line="480"/>
        <w:ind w:firstLine="720"/>
        <w:rPr>
          <w:rFonts w:ascii="Arial" w:hAnsi="Arial" w:cs="Arial"/>
          <w:del w:id="9" w:author="Unknown Author" w:date="2020-09-11T17:56:56Z"/>
        </w:rPr>
      </w:pPr>
      <w:ins w:id="7" w:author="Unknown Author" w:date="2020-09-11T17:57:09Z">
        <w:r>
          <w:rPr>
            <w:rFonts w:cs="Arial" w:ascii="Arial" w:hAnsi="Arial"/>
            <w:b/>
            <w:bCs/>
            <w:i/>
            <w:iCs/>
          </w:rPr>
          <w:t>SKOR2 gene amd protein.</w:t>
        </w:r>
      </w:ins>
      <w:ins w:id="8" w:author="Unknown Author" w:date="2020-09-11T17:57:09Z">
        <w:r>
          <w:rPr>
            <w:rFonts w:cs="Arial" w:ascii="Arial" w:hAnsi="Arial"/>
            <w:i/>
            <w:iCs/>
          </w:rPr>
          <w:t xml:space="preserve"> </w:t>
        </w:r>
      </w:ins>
      <w:r>
        <w:rPr>
          <w:rFonts w:cs="Arial" w:ascii="Arial" w:hAnsi="Arial"/>
          <w:i/>
          <w:iCs/>
        </w:rPr>
        <w:t>SKOR2</w:t>
      </w:r>
      <w:r>
        <w:rPr>
          <w:rFonts w:cs="Arial" w:ascii="Arial" w:hAnsi="Arial"/>
        </w:rPr>
        <w:t xml:space="preserve"> gene (in the older literature sometimes also referred as </w:t>
      </w:r>
      <w:r>
        <w:rPr>
          <w:rFonts w:cs="Arial" w:ascii="Arial" w:hAnsi="Arial"/>
          <w:i/>
          <w:iCs/>
        </w:rPr>
        <w:t>CORL2</w:t>
      </w:r>
      <w:r>
        <w:rPr>
          <w:rFonts w:cs="Arial" w:ascii="Arial" w:hAnsi="Arial"/>
        </w:rPr>
        <w:t xml:space="preserve"> or </w:t>
      </w:r>
      <w:r>
        <w:rPr>
          <w:rFonts w:cs="Arial" w:ascii="Arial" w:hAnsi="Arial"/>
          <w:i/>
          <w:iCs/>
        </w:rPr>
        <w:t>Fussel-18</w:t>
      </w:r>
      <w:r>
        <w:rPr>
          <w:rFonts w:cs="Arial" w:ascii="Arial" w:hAnsi="Arial"/>
        </w:rPr>
        <w:t xml:space="preserve">), encoded on the chromosome 18, has been shown to express during both embryogenesis and adult life in the </w:t>
      </w:r>
      <w:r>
        <w:rPr>
          <w:rFonts w:cs="Arial" w:ascii="Arial" w:hAnsi="Arial"/>
          <w:lang w:val="en-GB"/>
        </w:rPr>
        <w:t xml:space="preserve">cerebellum, the spinal cord, dorsal root ganglia and at very low levels in the testes </w:t>
      </w:r>
      <w:r>
        <w:fldChar w:fldCharType="begin"/>
      </w:r>
      <w:r>
        <w:rPr>
          <w:rFonts w:cs="Arial" w:ascii="Arial" w:hAnsi="Arial"/>
          <w:lang w:val="en-GB"/>
        </w:rPr>
        <w:instrText>ADDIN ZOTERO_ITEM CSL_CITATION {"citationID":"7HBX0AHh","properties":{"formattedCitation":"(Arndt et al., 2005)","plainCitation":"(Arndt et al., 2005)","noteIndex":0},"citationItems":[{"id":284,"uris":["http://zotero.org/users/5336149/items/ZE2843DT"],"uri":["http://zotero.org/users/5336149/items/ZE2843DT"],"itemData":{"id":284,"type":"article-journal","abstract":"The Sloan Kettering Virus (Ski) family of nuclear oncoproteins represses transforming growth factor-beta (TGF-beta) signaling through inhibition of transcriptional activity of Smad proteins. Here, we report the discovery of a new functional Smad suppressing element on chromosome 18 (Fussel-18). Fussel-18 encodes for a protein of 297 amino acids sharing characteristic structural features, significant homology and similar genomic organization with the homolog Ski family members, Ski and Ski-related novel sequence (Sno). In contrast to Ski and Sno, which are ubiquitously expressed in human tissues, in situ hybridization, RT-PCR, Western blot and immunohistochemistry revealed a highly specific expression pattern for Fussel-18 in neuronal tissues, especially in the cerebellum, the spinal cord and dorsal root ganglia, during both embryogenesis and adult stage. Functionally, we determined interaction of Fussel-18 with Smad 2 and Smad 3 together with an inhibitory activity on TGF-beta signaling. Fussel-18 is the first example of a Smad-binding protein with a highly restricted expression pattern within the nervous system.","container-title":"Laboratory Investigation; a Journal of Technical Methods and Pathology","DOI":"10.1038/labinvest.3700344","ISSN":"0023-6837","issue":"11","journalAbbreviation":"Lab. Invest.","language":"eng","note":"PMID: 16200078","page":"1330-1341","source":"PubMed","title":"Cloning and functional characterization of a new Ski homolog, Fussel-18, specifically expressed in neuronal tissues","volume":"85","author":[{"family":"Arndt","given":"Stephanie"},{"family":"Poser","given":"Ina"},{"family":"Schubert","given":"Thomas"},{"family":"Moser","given":"Markus"},{"family":"Bosserhoff","given":"Anja-Katrin"}],"issued":{"date-parts":[["2005",11]]}}}],"schema":"https://github.com/citation-style-language/schema/raw/master/csl-citation.json"}</w:instrText>
      </w:r>
      <w:r>
        <w:rPr>
          <w:rFonts w:cs="Arial" w:ascii="Arial" w:hAnsi="Arial"/>
          <w:lang w:val="en-GB"/>
        </w:rPr>
      </w:r>
      <w:r>
        <w:rPr>
          <w:rFonts w:cs="Arial" w:ascii="Arial" w:hAnsi="Arial"/>
          <w:lang w:val="en-GB"/>
        </w:rPr>
        <w:fldChar w:fldCharType="separate"/>
      </w:r>
      <w:r>
        <w:rPr>
          <w:rFonts w:cs="Arial" w:ascii="Arial" w:hAnsi="Arial"/>
          <w:lang w:val="en-GB"/>
        </w:rPr>
        <w:t>(Arndt et al., 2005)</w:t>
      </w:r>
      <w:r>
        <w:rPr>
          <w:rFonts w:cs="Arial" w:ascii="Arial" w:hAnsi="Arial"/>
          <w:lang w:val="en-GB"/>
        </w:rPr>
      </w:r>
      <w:r>
        <w:rPr>
          <w:rFonts w:cs="Arial" w:ascii="Arial" w:hAnsi="Arial"/>
          <w:lang w:val="en-GB"/>
        </w:rPr>
        <w:fldChar w:fldCharType="end"/>
      </w:r>
      <w:r>
        <w:rPr>
          <w:rFonts w:cs="Arial" w:ascii="Arial" w:hAnsi="Arial"/>
          <w:lang w:val="en-GB"/>
        </w:rPr>
        <w:t xml:space="preserve">. In mice SKOR2 is expressed in Purkinje cells where it physically interacts with SMAD proteins to act as a transcriptional regulator of SHH expression. SHH signalling between Purkinje and granule cells is essential for the correct development of cerebellum, the central </w:t>
      </w:r>
      <w:r>
        <w:rPr>
          <w:rFonts w:cs="Arial" w:ascii="Arial" w:hAnsi="Arial"/>
        </w:rPr>
        <w:t xml:space="preserve">motor coordination unit in the hindbrain of all vertebrates </w:t>
      </w:r>
      <w:r>
        <w:fldChar w:fldCharType="begin"/>
      </w:r>
      <w:r>
        <w:rPr>
          <w:rFonts w:cs="Arial" w:ascii="Arial" w:hAnsi="Arial"/>
        </w:rPr>
        <w:instrText>ADDIN ZOTERO_ITEM CSL_CITATION {"citationID":"2cbtTJJh","properties":{"formattedCitation":"(Wang et al., 2011)","plainCitation":"(Wang et al., 2011)","noteIndex":0},"citationItems":[{"id":278,"uris":["http://zotero.org/users/5336149/items/7UCYPTEP"],"uri":["http://zotero.org/users/5336149/items/7UCYPTEP"],"itemData":{"id":278,"type":"article-journal","abstract":"Correct development of the cerebellum requires coordinated sonic hedgehog (Shh) signaling from Purkinje to granule cells. How Shh expression is regulated in Purkinje cells is poorly understood. Using a novel tyrosinase minigene-tagged Sleeping Beauty transposon-mediated mutagenesis, which allows for coat color-based genotyping, we created mice in which the Ski/Sno family transcriptional co-repressor 2 (Skor2) gene is deleted. Loss of Skor2 leads to defective Purkinje cell development, a severe reduction of granule cell proliferation and a malformed cerebellum. Skor2 is specifically expressed in Purkinje cells in the brain, where it is required for proper expression of Shh. Skor2 overexpression suppresses BMP signaling in an HDAC-dependent manner and stimulates Shh promoter activity, suggesting that Skor2 represses BMP signaling to activate Shh expression. Our study identifies an essential function for Skor2 as a novel transcriptional regulator in Purkinje cells that acts upstream of Shh during cerebellum development.","container-title":"Development (Cambridge, England)","DOI":"10.1242/dev.067264","ISSN":"1477-9129","issue":"20","journalAbbreviation":"Development","language":"eng","note":"PMID: 21937600\nPMCID: PMC3177318","page":"4487-4497","source":"PubMed","title":"Transposon mutagenesis with coat color genotyping identifies an essential role for Skor2 in sonic hedgehog signaling and cerebellum development","volume":"138","author":[{"family":"Wang","given":"Baiping"},{"family":"Harrison","given":"Wilbur"},{"family":"Overbeek","given":"Paul A."},{"family":"Zheng","given":"Hui"}],"issued":{"date-parts":[["2011",10]]}}}],"schema":"https://github.com/citation-style-language/schema/raw/master/csl-citation.json"}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(Wang et al., 2011)</w:t>
      </w:r>
      <w:r>
        <w:rPr>
          <w:rFonts w:cs="Arial" w:ascii="Arial" w:hAnsi="Arial"/>
        </w:rPr>
      </w:r>
      <w:r>
        <w:rPr>
          <w:rFonts w:cs="Arial" w:ascii="Arial" w:hAnsi="Arial"/>
        </w:rPr>
        <w:fldChar w:fldCharType="end"/>
      </w:r>
      <w:r>
        <w:rPr>
          <w:rFonts w:cs="Arial" w:ascii="Arial" w:hAnsi="Arial"/>
        </w:rPr>
        <w:t xml:space="preserve">. Cerebellar anomalies lead to disorders in movement, equilibrium, posture and motor development </w:t>
      </w:r>
      <w:r>
        <w:fldChar w:fldCharType="begin"/>
      </w:r>
      <w:r>
        <w:rPr>
          <w:rFonts w:cs="Arial" w:ascii="Arial" w:hAnsi="Arial"/>
        </w:rPr>
        <w:instrText>ADDIN ZOTERO_ITEM CSL_CITATION {"citationID":"GfWZw6gw","properties":{"formattedCitation":"(Fine et al., 2002)","plainCitation":"(Fine et al., 2002)","noteIndex":0},"citationItems":[{"id":327,"uris":["http://zotero.org/users/5336149/items/GV8QSIWG"],"uri":["http://zotero.org/users/5336149/items/GV8QSIWG"],"itemData":{"id":327,"type":"article-journal","abstract":"The cerebellar examination evolved from observations of experimental lesions made by neurophysiologists and clinical descriptions of patients with trauma to the cerebellum. At the beginning of the 19th century, neurophysiologists such as Luigi Rolando, Marie-Jean-Pierre Flourens, and John Call Dalton, Jr. ablated portions of the cerebellum of a variety of animals and observed staggering gait, clumsiness, and falling from side to side without loss of strength. They concluded that the cerebellum coordinated voluntary movements. In 1899, Joseph Francois Félix Babinski observed that patients with cerebellar lesions could not execute complex movements without breaking down into their elemental movements and described the defect as dysmetria. In 1902, Babinski coined the term dysdiodochokinesis to describe the inability to perform rapid execution of movements requiring alternate contractions of agonist and antagonist muscles. Gordon Holmes in 1904 described the phenomena of rebound, noting that if a limb ipsilateral to a cerebellar lesion is suddenly released from tension, the appendage will flail. In 1917, Gordon Holmes reported hypotonia and dysmetria in men wounded by gunshot wounds to their cerebellum. These observations were rapidly included in descriptions of the cerebellar examination in popular contemporaneous textbooks of neurology. Modern observations have demonstrated that the cerebellum influences such cognitive functions such as planning, verbal fluency, abstract reasoning, prosody, and use of correct grammar.","container-title":"Seminars in Neurology","DOI":"10.1055/s-2002-36759","ISSN":"0271-8235","issue":"4","journalAbbreviation":"Semin Neurol","language":"eng","note":"PMID: 12539058","page":"375-384","source":"PubMed","title":"The history of the development of the cerebellar examination","volume":"22","author":[{"family":"Fine","given":"Edward J."},{"family":"Ionita","given":"Catalina C."},{"family":"Lohr","given":"Linda"}],"issued":{"date-parts":[["2002",12]]}}}],"schema":"https://github.com/citation-style-language/schema/raw/master/csl-citation.json"}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(Fine et al., 2002)</w:t>
      </w:r>
      <w:r>
        <w:rPr>
          <w:rFonts w:cs="Arial" w:ascii="Arial" w:hAnsi="Arial"/>
        </w:rPr>
      </w:r>
      <w:r>
        <w:rPr>
          <w:rFonts w:cs="Arial" w:ascii="Arial" w:hAnsi="Arial"/>
        </w:rPr>
        <w:fldChar w:fldCharType="end"/>
      </w:r>
      <w:r>
        <w:rPr>
          <w:rFonts w:cs="Arial" w:ascii="Arial" w:hAnsi="Arial"/>
        </w:rPr>
        <w:t xml:space="preserve">. Recently, a homozygous null variant in </w:t>
      </w:r>
      <w:r>
        <w:rPr>
          <w:rFonts w:cs="Arial" w:ascii="Arial" w:hAnsi="Arial"/>
          <w:i/>
        </w:rPr>
        <w:t>SKOR2</w:t>
      </w:r>
      <w:r>
        <w:rPr>
          <w:rFonts w:cs="Arial" w:ascii="Arial" w:hAnsi="Arial"/>
        </w:rPr>
        <w:t xml:space="preserve"> was reported in a child with </w:t>
      </w:r>
      <w:r>
        <w:rPr>
          <w:rFonts w:cs="Arial" w:ascii="Arial" w:hAnsi="Arial"/>
          <w:lang w:val="en-GB"/>
        </w:rPr>
        <w:t xml:space="preserve">cerebellar ataxia and cerebellar hypoplasia </w:t>
      </w:r>
      <w:r>
        <w:fldChar w:fldCharType="begin"/>
      </w:r>
      <w:r>
        <w:rPr>
          <w:rFonts w:cs="Arial" w:ascii="Arial" w:hAnsi="Arial"/>
          <w:lang w:val="en-GB"/>
        </w:rPr>
        <w:instrText>ADDIN ZOTERO_ITEM CSL_CITATION {"citationID":"2ySv4HMv","properties":{"formattedCitation":"(Valence et al., 2019)","plainCitation":"(Valence et al., 2019)","noteIndex":0},"citationItems":[{"id":289,"uris":["http://zotero.org/users/5336149/items/XMREWSRT"],"uri":["http://zotero.org/users/5336149/items/XMREWSRT"],"itemData":{"id":289,"type":"article-journal","abstract":"PURPOSE: To investigate the genetic basis of congenital ataxias (CAs), a unique group of cerebellar ataxias with a nonprogressive course, in 20 patients from consanguineous families, and to identify new CA genes.\nMETHODS: Singleton -exome sequencing on these 20 well-clinically characterized CA patients. We first checked for rare homozygous pathogenic variants, then, for variants from a list of genes known to be associated with CA or very early-onset ataxia, regardless of their mode of inheritance. Our replication cohort of 180 CA patients was used to validate the new CA genes.\nRESULTS: We identified a causal gene in 16/20 families: six known CA genes (7 patients); four genes previously implicated in another neurological phenotype (7 patients); two new candidate genes (2 patients). Despite the consanguinity, 4/20 patients harbored a heterozygous de novo pathogenic variant.\nCONCLUSION: Singleton exome sequencing in 20 consanguineous CA families led to molecular diagnosis in 80% of cases. This study confirms the genetic heterogeneity of CA and identifies two new candidate genes (PIGS and SKOR2). Our work illustrates the diversity of the pathophysiological pathways in CA, and highlights the pathogenic link between some CA and early infantile epileptic encephalopathies related to the same genes (STXBP1, BRAT1, CACNA1A and CACNA2D2).","container-title":"Genetics in Medicine: Official Journal of the American College of Medical Genetics","DOI":"10.1038/s41436-018-0089-2","ISSN":"1530-0366","issue":"3","journalAbbreviation":"Genet. Med.","language":"eng","note":"PMID: 29997391","page":"553-563","source":"PubMed","title":"Exome sequencing in congenital ataxia identifies two new candidate genes and highlights a pathophysiological link between some congenital ataxias and early infantile epileptic encephalopathies","volume":"21","author":[{"family":"Valence","given":"Stéphanie"},{"family":"Cochet","given":"Emmanuelle"},{"family":"Rougeot","given":"Christelle"},{"family":"Garel","given":"Catherine"},{"family":"Chantot-Bastaraud","given":"Sandra"},{"family":"Lainey","given":"Elodie"},{"family":"Afenjar","given":"Alexandra"},{"family":"Barthez","given":"Marie-Anne"},{"family":"Bednarek","given":"Nathalie"},{"family":"Doummar","given":"Diane"},{"family":"Faivre","given":"Laurence"},{"family":"Goizet","given":"Cyril"},{"family":"Haye","given":"Damien"},{"family":"Heron","given":"Bénédicte"},{"family":"Kemlin","given":"Isabelle"},{"family":"Lacombe","given":"Didier"},{"family":"Milh","given":"Mathieu"},{"family":"Moutard","given":"Marie-Laure"},{"family":"Riant","given":"Florence"},{"family":"Robin","given":"Stéphanie"},{"family":"Roubertie","given":"Agathe"},{"family":"Sarda","given":"Pierre"},{"family":"Toutain","given":"Annick"},{"family":"Villard","given":"Laurent"},{"family":"Ville","given":"Dorothée"},{"family":"Billette de Villemeur","given":"Thierry"},{"family":"Rodriguez","given":"Diana"},{"family":"Burglen","given":"Lydie"}],"issued":{"date-parts":[["2019"]]}}}],"schema":"https://github.com/citation-style-language/schema/raw/master/csl-citation.json"}</w:instrText>
      </w:r>
      <w:r>
        <w:rPr>
          <w:rFonts w:cs="Arial" w:ascii="Arial" w:hAnsi="Arial"/>
          <w:lang w:val="en-GB"/>
        </w:rPr>
      </w:r>
      <w:r>
        <w:rPr>
          <w:rFonts w:cs="Arial" w:ascii="Arial" w:hAnsi="Arial"/>
          <w:lang w:val="en-GB"/>
        </w:rPr>
        <w:fldChar w:fldCharType="separate"/>
      </w:r>
      <w:r>
        <w:rPr>
          <w:rFonts w:cs="Arial" w:ascii="Arial" w:hAnsi="Arial"/>
          <w:lang w:val="en-GB"/>
        </w:rPr>
        <w:t>(Valence et al., 2019)</w:t>
      </w:r>
      <w:r>
        <w:rPr>
          <w:rFonts w:cs="Arial" w:ascii="Arial" w:hAnsi="Arial"/>
          <w:lang w:val="en-GB"/>
        </w:rPr>
      </w:r>
      <w:r>
        <w:rPr>
          <w:rFonts w:cs="Arial" w:ascii="Arial" w:hAnsi="Arial"/>
          <w:lang w:val="en-GB"/>
        </w:rPr>
        <w:fldChar w:fldCharType="end"/>
      </w:r>
      <w:r>
        <w:rPr>
          <w:rFonts w:cs="Arial" w:ascii="Arial" w:hAnsi="Arial"/>
          <w:lang w:val="en-GB"/>
        </w:rPr>
        <w:t>.</w:t>
      </w:r>
    </w:p>
    <w:p>
      <w:pPr>
        <w:pStyle w:val="Normal"/>
        <w:widowControl/>
        <w:suppressAutoHyphens w:val="true"/>
        <w:bidi w:val="0"/>
        <w:spacing w:lineRule="auto" w:line="480" w:before="0" w:after="0"/>
        <w:ind w:firstLine="720"/>
        <w:jc w:val="left"/>
        <w:rPr>
          <w:rFonts w:ascii="Arial" w:hAnsi="Arial" w:cs="Arial"/>
        </w:rPr>
      </w:pPr>
      <w:r>
        <w:rPr>
          <w:rFonts w:cs="Arial" w:ascii="Arial" w:hAnsi="Arial"/>
        </w:rPr>
      </w:r>
    </w:p>
    <w:p>
      <w:pPr>
        <w:pStyle w:val="Normal"/>
        <w:spacing w:lineRule="auto" w:line="480"/>
        <w:ind w:firstLine="720"/>
        <w:rPr>
          <w:rFonts w:ascii="Arial" w:hAnsi="Arial" w:cs="Arial"/>
        </w:rPr>
      </w:pPr>
      <w:r>
        <w:rPr>
          <w:rFonts w:cs="Arial" w:ascii="Arial" w:hAnsi="Arial"/>
          <w:i/>
        </w:rPr>
        <w:t>SKOR2</w:t>
      </w:r>
      <w:r>
        <w:rPr>
          <w:rFonts w:cs="Arial" w:ascii="Arial" w:hAnsi="Arial"/>
        </w:rPr>
        <w:t xml:space="preserve"> has only five notable paralog genes – </w:t>
      </w:r>
      <w:r>
        <w:rPr>
          <w:rFonts w:cs="Arial" w:ascii="Arial" w:hAnsi="Arial"/>
          <w:i/>
        </w:rPr>
        <w:t>SKOR1, SKI, SKIL and DACH1</w:t>
      </w:r>
      <w:r>
        <w:rPr>
          <w:rFonts w:cs="Arial" w:ascii="Arial" w:hAnsi="Arial"/>
        </w:rPr>
        <w:t xml:space="preserve"> and </w:t>
      </w:r>
      <w:r>
        <w:rPr>
          <w:rFonts w:cs="Arial" w:ascii="Arial" w:hAnsi="Arial"/>
          <w:i/>
        </w:rPr>
        <w:t>DACH2</w:t>
      </w:r>
      <w:r>
        <w:rPr>
          <w:rFonts w:cs="Arial" w:ascii="Arial" w:hAnsi="Arial"/>
        </w:rPr>
        <w:t xml:space="preserve"> though none of them is too closely related to </w:t>
      </w:r>
      <w:r>
        <w:rPr>
          <w:rFonts w:cs="Arial" w:ascii="Arial" w:hAnsi="Arial"/>
          <w:i/>
          <w:iCs/>
        </w:rPr>
        <w:t>SKOR2</w:t>
      </w:r>
      <w:r>
        <w:rPr>
          <w:rFonts w:cs="Arial" w:ascii="Arial" w:hAnsi="Arial"/>
        </w:rPr>
        <w:t xml:space="preserve">, and the homology is deduced through the similarity in several domains they share. All paralogs share the Dachshund domain, while the SKOR and SKI families share the SMAD-interacting domain (Fig 1). The sequence similarity in these regions </w:t>
      </w:r>
      <w:r>
        <w:fldChar w:fldCharType="begin"/>
      </w:r>
      <w:r>
        <w:rPr>
          <w:rFonts w:cs="Arial" w:ascii="Arial" w:hAnsi="Arial"/>
        </w:rPr>
        <w:instrText>ADDIN ZOTERO_ITEM CSL_CITATION {"citationID":"uyijUqSo","properties":{"formattedCitation":"(Mihalek et al., 2004)","plainCitation":"(Mihalek et al., 2004)","noteIndex":0},"citationItems":[{"id":340,"uris":["http://zotero.org/users/5336149/items/UH2MKD8G"],"uri":["http://zotero.org/users/5336149/items/UH2MKD8G"],"itemData":{"id":340,"type":"article-journal","abstract":"In order to identify the amino acids that determine protein structure and function it is useful to rank them by their relative importance. Previous approaches belong to two groups; those that rely on statistical inference, and those that focus on phylogenetic analysis. Here, we introduce a class of hybrid methods that combine evolutionary and entropic information from multiple sequence alignments. A detailed analysis in insulin receptor kinase domain and tests on proteins that are well-characterized experimentally show the hybrids' greater robustness with respect to the input choice of sequences, as well as improved sensitivity and specificity of prediction. This is a further step toward proteome scale analysis of protein structure and function.","container-title":"Journal of Molecular Biology","DOI":"10.1016/j.jmb.2003.12.078","ISSN":"0022-2836","issue":"5","journalAbbreviation":"J. Mol. Biol.","language":"eng","note":"PMID: 15037084","page":"1265-1282","source":"PubMed","title":"A family of evolution-entropy hybrid methods for ranking protein residues by importance","volume":"336","author":[{"family":"Mihalek","given":"I."},{"family":"Res","given":"I."},{"family":"Lichtarge","given":"O."}],"issued":{"date-parts":[["2004",3,5]]}}}],"schema":"https://github.com/citation-style-language/schema/raw/master/csl-citation.json"}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(Mihalek et al., 2004)</w:t>
      </w:r>
      <w:r>
        <w:rPr>
          <w:rFonts w:cs="Arial" w:ascii="Arial" w:hAnsi="Arial"/>
        </w:rPr>
      </w:r>
      <w:r>
        <w:rPr>
          <w:rFonts w:cs="Arial" w:ascii="Arial" w:hAnsi="Arial"/>
        </w:rPr>
        <w:fldChar w:fldCharType="end"/>
      </w:r>
      <w:r>
        <w:rPr>
          <w:rFonts w:cs="Arial" w:ascii="Arial" w:hAnsi="Arial"/>
        </w:rPr>
        <w:t xml:space="preserve"> </w:t>
      </w:r>
      <w:r>
        <w:fldChar w:fldCharType="begin"/>
      </w:r>
      <w:r>
        <w:rPr>
          <w:rFonts w:cs="Arial" w:ascii="Arial" w:hAnsi="Arial"/>
        </w:rPr>
        <w:instrText>ADDIN ZOTERO_ITEM CSL_CITATION {"citationID":"6UNcvf3j","properties":{"formattedCitation":"(Zhang et al., 2013, p.)","plainCitation":"(Zhang et al., 2013, p.)","noteIndex":0},"citationItems":[{"id":342,"uris":["http://zotero.org/users/5336149/items/49DBWV52"],"uri":["http://zotero.org/users/5336149/items/49DBWV52"],"itemData":{"id":342,"type":"article-journal","abstract":"When comparing sequences of similar proteins, two kinds of questions can be asked, and the related two kinds of inference made. First, one may ask to what degree they are similar, and then, how they differ. In the first case one may tentatively conclude that the conserved elements common to all sequences are of central and common importance to the protein's function. In the latter case the regions of specialization may be discriminative of the function or binding partners across subfamilies of related proteins. Experimental efforts - mutagenesis or pharmacological intervention - can then be pointed in either direction, depending on the context of the study. Cube simplifies this process for users that already have their favorite sets of sequences, and helps them collate the information by visualization of the conservation and specialization scores on the sequence and on the structure, and by spreadsheet tabulation. All information can be visualized on the spot, or downloaded for reference and later inspection.\nSERVER HOMEPAGE: http://eopsf.org/cube.","container-title":"PloS One","DOI":"10.1371/journal.pone.0079480","ISSN":"1932-6203","issue":"11","journalAbbreviation":"PLoS ONE","language":"eng","note":"PMID: 24363790\nPMCID: PMC3867285","page":"e79480","source":"PubMed","title":"Cube - an online tool for comparison and contrasting of protein sequences","volume":"8","author":[{"family":"Zhang","given":"Zong Hong"},{"family":"Khoo","given":"Aik Aun"},{"family":"Mihalek","given":"Ivana"}],"issued":{"date-parts":[["2013"]]}},"locator":"-"}],"schema":"https://github.com/citation-style-language/schema/raw/master/csl-citation.json"}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(Zhang et al., 2013)</w:t>
      </w:r>
      <w:r>
        <w:rPr>
          <w:rFonts w:cs="Arial" w:ascii="Arial" w:hAnsi="Arial"/>
        </w:rPr>
      </w:r>
      <w:r>
        <w:rPr>
          <w:rFonts w:cs="Arial" w:ascii="Arial" w:hAnsi="Arial"/>
        </w:rPr>
        <w:fldChar w:fldCharType="end"/>
      </w:r>
      <w:r>
        <w:rPr>
          <w:rFonts w:cs="Arial" w:ascii="Arial" w:hAnsi="Arial"/>
        </w:rPr>
        <w:t xml:space="preserve"> across distant paralogs, as well as strong conservation across SKOR2 in all vertebrates, </w:t>
      </w:r>
      <w:del w:id="10" w:author="Unknown Author" w:date="2020-09-10T13:16:48Z">
        <w:r>
          <w:rPr>
            <w:rFonts w:cs="Arial" w:ascii="Arial" w:hAnsi="Arial"/>
          </w:rPr>
          <w:delText>confirms the ordered protein regions</w:delText>
        </w:r>
      </w:del>
      <w:r>
        <w:rPr>
          <w:rFonts w:cs="Arial" w:ascii="Arial" w:hAnsi="Arial"/>
        </w:rPr>
        <w:t xml:space="preserve">, </w:t>
      </w:r>
      <w:ins w:id="11" w:author="Unknown Author" w:date="2020-09-10T13:16:59Z">
        <w:r>
          <w:rPr>
            <w:rFonts w:cs="Arial" w:ascii="Arial" w:hAnsi="Arial"/>
          </w:rPr>
          <w:t>sugg</w:t>
        </w:r>
      </w:ins>
      <w:ins w:id="12" w:author="Unknown Author" w:date="2020-09-10T13:17:00Z">
        <w:r>
          <w:rPr>
            <w:rFonts w:cs="Arial" w:ascii="Arial" w:hAnsi="Arial"/>
          </w:rPr>
          <w:t>est they represent ordered domains o</w:t>
        </w:r>
      </w:ins>
      <w:ins w:id="13" w:author="Unknown Author" w:date="2020-09-10T13:18:00Z">
        <w:r>
          <w:rPr>
            <w:rFonts w:cs="Arial" w:ascii="Arial" w:hAnsi="Arial"/>
          </w:rPr>
          <w:t xml:space="preserve">f protein structure. </w:t>
        </w:r>
      </w:ins>
      <w:del w:id="14" w:author="Unknown Author" w:date="2020-09-10T13:18:14Z">
        <w:r>
          <w:rPr>
            <w:rFonts w:cs="Arial" w:ascii="Arial" w:hAnsi="Arial"/>
          </w:rPr>
          <w:delText>which indeed have</w:delText>
        </w:r>
      </w:del>
      <w:ins w:id="15" w:author="Unknown Author" w:date="2020-09-10T13:18:18Z">
        <w:r>
          <w:rPr>
            <w:rFonts w:cs="Arial" w:ascii="Arial" w:hAnsi="Arial"/>
          </w:rPr>
          <w:t>This has indeed</w:t>
        </w:r>
      </w:ins>
      <w:r>
        <w:rPr>
          <w:rFonts w:cs="Arial" w:ascii="Arial" w:hAnsi="Arial"/>
        </w:rPr>
        <w:t xml:space="preserve"> been confirmed by crystallography </w:t>
      </w:r>
      <w:r>
        <w:fldChar w:fldCharType="begin"/>
      </w:r>
      <w:r>
        <w:rPr>
          <w:rFonts w:cs="Arial" w:ascii="Arial" w:hAnsi="Arial"/>
        </w:rPr>
        <w:instrText>ADDIN ZOTERO_ITEM CSL_CITATION {"citationID":"7PVKPDLX","properties":{"formattedCitation":"(Wilson et al., 2004)","plainCitation":"(Wilson et al., 2004)","noteIndex":0},"citationItems":[{"id":331,"uris":["http://zotero.org/users/5336149/items/6N9V2IZA"],"uri":["http://zotero.org/users/5336149/items/6N9V2IZA"],"itemData":{"id":331,"type":"article-journal","abstract":"The nuclear protooncoprotein SKI negatively regulates transforming growth factor-beta (TGF-beta) signaling in cell growth and differentiation. It directly interacts with the Smads and, by various mechanisms, represses the transcription of TGF-beta-responsive genes. SKI is a multidomain protein that includes a domain bearing high sequence similarity with the retinal determination protein Dachshund (the Dachshund homology domain, DHD). The SKI-DHD has been implicated in SMAD-2/3, N-CoR, SKIP, and PML-RARalpha binding. The 1.65 A crystal structure of the Dachshund homology domain of human SKI is reported here. The SKI-DHD adopts a mixed alpha/beta structure which includes features found in the forkhead/winged-helix family of DNA binding proteins, although SKI-DHD is not a DNA binding domain. Residues that form a contiguous surface patch on SKI-DHD are conserved within the Ski/Sno family and with Dachshund, suggesting that this domain may mediate intermolecular interactions common to these proteins.","container-title":"Structure (London, England: 1993)","DOI":"10.1016/j.str.2004.02.035","ISSN":"0969-2126","issue":"5","journalAbbreviation":"Structure","language":"eng","note":"PMID: 15130471","page":"785-792","source":"PubMed","title":"Crystal structure of the dachshund homology domain of human SKI","volume":"12","author":[{"family":"Wilson","given":"Jeffrey J."},{"family":"Malakhova","given":"Margarita"},{"family":"Zhang","given":"Rongguang"},{"family":"Joachimiak","given":"Andrzej"},{"family":"Hegde","given":"Rashmi S."}],"issued":{"date-parts":[["2004",5]]}}}],"schema":"https://github.com/citation-style-language/schema/raw/master/csl-citation.json"}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(Wilson et al., 2004)</w:t>
      </w:r>
      <w:r>
        <w:rPr>
          <w:rFonts w:cs="Arial" w:ascii="Arial" w:hAnsi="Arial"/>
        </w:rPr>
      </w:r>
      <w:r>
        <w:rPr>
          <w:rFonts w:cs="Arial" w:ascii="Arial" w:hAnsi="Arial"/>
        </w:rPr>
        <w:fldChar w:fldCharType="end"/>
      </w:r>
      <w:r>
        <w:rPr>
          <w:rFonts w:cs="Arial" w:ascii="Arial" w:hAnsi="Arial"/>
        </w:rPr>
        <w:t xml:space="preserve"> </w:t>
      </w:r>
      <w:r>
        <w:fldChar w:fldCharType="begin"/>
      </w:r>
      <w:r>
        <w:rPr>
          <w:rFonts w:cs="Arial" w:ascii="Arial" w:hAnsi="Arial"/>
        </w:rPr>
        <w:instrText>ADDIN ZOTERO_ITEM CSL_CITATION {"citationID":"Mpl0rvj8","properties":{"formattedCitation":"(Wu et al., 2002)","plainCitation":"(Wu et al., 2002)","noteIndex":0},"citationItems":[{"id":333,"uris":["http://zotero.org/users/5336149/items/XX4L42BI"],"uri":["http://zotero.org/users/5336149/items/XX4L42BI"],"itemData":{"id":333,"type":"article-journal","abstract":"The Ski family of nuclear oncoproteins represses TGF-beta signaling through interactions with the Smad proteins. The crystal structure of the Smad4 binding domain of human c-Ski in complex with the MH2 domain of Smad4 reveals specific recognition of the Smad4 L3 loop region by a highly conserved interaction loop (I loop) from Ski. The Ski binding surface on Smad4 significantly overlaps with that required for binding of the R-Smads. Indeed, Ski disrupts the formation of a functional complex between the Co- and R-Smads, explaining how it could lead to repression of TGF-beta, activin, and BMP responses. Intriguingly, the structure of the Ski fragment, stabilized by a bound zinc atom, resembles the SAND domain, in which the corresponding I loop is responsible for DNA binding.","container-title":"Cell","DOI":"10.1016/s0092-8674(02)01006-1","ISSN":"0092-8674","issue":"3","journalAbbreviation":"Cell","language":"eng","note":"PMID: 12419246","page":"357-367","source":"PubMed","title":"Structural mechanism of Smad4 recognition by the nuclear oncoprotein Ski: insights on Ski-mediated repression of TGF-beta signaling","title-short":"Structural mechanism of Smad4 recognition by the nuclear oncoprotein Ski","volume":"111","author":[{"family":"Wu","given":"Jia Wei"},{"family":"Krawitz","given":"Ariel R."},{"family":"Chai","given":"Jijie"},{"family":"Li","given":"Wenyu"},{"family":"Zhang","given":"Fangjiu"},{"family":"Luo","given":"Kunxin"},{"family":"Shi","given":"Yigong"}],"issued":{"date-parts":[["2002",11,1]]}}}],"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(Wu et al., 2002)</w:t>
      </w:r>
      <w:r>
        <w:rPr>
          <w:rFonts w:cs="Arial" w:ascii="Arial" w:hAnsi="Arial"/>
        </w:rPr>
      </w:r>
      <w:r>
        <w:rPr>
          <w:rFonts w:cs="Arial" w:ascii="Arial" w:hAnsi="Arial"/>
        </w:rPr>
        <w:fldChar w:fldCharType="end"/>
      </w:r>
      <w:ins w:id="16" w:author="Unknown Author" w:date="2020-09-10T13:19:10Z">
        <w:r>
          <w:rPr>
            <w:rFonts w:cs="Arial" w:ascii="Arial" w:hAnsi="Arial"/>
          </w:rPr>
          <w:t>(Fig 1)</w:t>
        </w:r>
      </w:ins>
      <w:r>
        <w:rPr>
          <w:rFonts w:cs="Arial" w:ascii="Arial" w:hAnsi="Arial"/>
        </w:rPr>
        <w:t>. The intervening peptide sequences probably function as disordered linkers, providing the re-organizational flexibility for the complexes that SKOR2 engages-tolerating more variation in the amino acid content and the peptide length.</w:t>
      </w:r>
    </w:p>
    <w:p>
      <w:pPr>
        <w:pStyle w:val="Normal"/>
        <w:spacing w:lineRule="auto" w:line="480"/>
        <w:ind w:firstLine="720"/>
        <w:rPr>
          <w:rFonts w:ascii="Arial" w:hAnsi="Arial" w:cs="Arial"/>
        </w:rPr>
      </w:pPr>
      <w:ins w:id="17" w:author="Unknown Author" w:date="2020-09-11T17:57:34Z">
        <w:r>
          <w:rPr>
            <w:rFonts w:cs="Arial" w:ascii="Arial" w:hAnsi="Arial"/>
            <w:b/>
            <w:bCs/>
            <w:i/>
            <w:iCs/>
          </w:rPr>
          <w:t>The molecular impact of SKOR2 mutations reported in this work.</w:t>
        </w:r>
      </w:ins>
      <w:ins w:id="18" w:author="Unknown Author" w:date="2020-09-11T17:57:34Z">
        <w:r>
          <w:rPr>
            <w:rFonts w:cs="Arial" w:ascii="Arial" w:hAnsi="Arial"/>
          </w:rPr>
          <w:t xml:space="preserve"> </w:t>
        </w:r>
      </w:ins>
      <w:r>
        <w:rPr>
          <w:rFonts w:cs="Arial" w:ascii="Arial" w:hAnsi="Arial"/>
        </w:rPr>
        <w:t xml:space="preserve">The homozygous </w:t>
      </w:r>
      <w:r>
        <w:rPr>
          <w:rFonts w:cs="Arial" w:ascii="Arial" w:hAnsi="Arial"/>
          <w:i/>
          <w:iCs/>
        </w:rPr>
        <w:t>SKOR2</w:t>
      </w:r>
      <w:r>
        <w:rPr>
          <w:rFonts w:cs="Arial" w:ascii="Arial" w:hAnsi="Arial"/>
        </w:rPr>
        <w:t xml:space="preserve"> frameshift mutation in patient 1 results in loss of a functional transcript through nonsense mediated decay. Similarly, in Patients 3 and 4, the protein product is lost, but through a different mechanism.  There, both alleles carry a substitution in the first position in one of the donor splice regions, the guanine crucial for the two-step biochemistry of the splicing process </w:t>
      </w:r>
      <w:r>
        <w:fldChar w:fldCharType="begin"/>
      </w:r>
      <w:r>
        <w:rPr>
          <w:rFonts w:cs="Arial" w:ascii="Arial" w:hAnsi="Arial"/>
        </w:rPr>
        <w:instrText>ADDIN ZOTERO_ITEM CSL_CITATION {"citationID":"Fw130rw8","properties":{"formattedCitation":"(Sperling et al., 2008)","plainCitation":"(Sperling et al., 2008)","noteIndex":0},"citationItems":[{"id":338,"uris":["http://zotero.org/users/5336149/items/U6J3Y3FJ"],"uri":["http://zotero.org/users/5336149/items/U6J3Y3FJ"],"itemData":{"id":338,"type":"article-journal","abstract":"Most eukaryotic pre-mRNAs contain non-coding sequences (introns) that must be removed in order to accurately place the coding sequences (exons) in the correct reading frame. This critical regulatory pre-mRNA splicing event is fundamental in development and cancer. It occurs within a mega-Dalton multicomponent machine composed of RNA and proteins, which undergoes dynamic changes in RNA-RNA, RNA-protein, and protein-protein interactions during the splicing reaction. Recent years have seen progress in functional and structural analyses of the splicing machine and its subcomponents, and this review is focused on structural aspects of the pre-mRNA splicing machine and their mechanistic implications on the splicing of multi-intronic pre-mRNAs. It brings together, in a comparative manner, structural information on spliceosomes and their intermediates in the stepwise assembly process in vitro, and on the preformed supraspliceosomes, which are isolated from living cell nuclei, with a view of portraying a consistent picture.","container-title":"Structure (London, England: 1993)","DOI":"10.1016/j.str.2008.08.011","ISSN":"0969-2126","issue":"11","journalAbbreviation":"Structure","language":"eng","note":"PMID: 19000813","page":"1605-1615","source":"PubMed","title":"Structure and function of the Pre-mRNA splicing machine","volume":"16","author":[{"family":"Sperling","given":"Joseph"},{"family":"Azubel","given":"Maia"},{"family":"Sperling","given":"Ruth"}],"issued":{"date-parts":[["2008",11,12]]}}}],"schema":"https://github.com/citation-style-language/schema/raw/master/csl-citation.json"}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(Sperling et al., 2008)</w:t>
      </w:r>
      <w:r>
        <w:rPr>
          <w:rFonts w:cs="Arial" w:ascii="Arial" w:hAnsi="Arial"/>
        </w:rPr>
      </w:r>
      <w:r>
        <w:rPr>
          <w:rFonts w:cs="Arial" w:ascii="Arial" w:hAnsi="Arial"/>
        </w:rPr>
        <w:fldChar w:fldCharType="end"/>
      </w:r>
      <w:r>
        <w:rPr>
          <w:rFonts w:cs="Arial" w:ascii="Arial" w:hAnsi="Arial"/>
        </w:rPr>
        <w:t xml:space="preserve"> [</w:t>
      </w:r>
      <w:r>
        <w:rPr>
          <w:rFonts w:cs="Arial" w:ascii="Arial" w:hAnsi="Arial"/>
          <w:highlight w:val="yellow"/>
        </w:rPr>
        <w:t>11,12 can’t find ref,</w:t>
      </w:r>
      <w:r>
        <w:rPr>
          <w:rFonts w:cs="Arial" w:ascii="Arial" w:hAnsi="Arial"/>
        </w:rPr>
        <w:t>13]. Thus the process never results in a translatable mature mRNA – with an exon skipped or included, the product most likely results (again) in an early stop codon. The systems-level impact is the same as in the case of the Patient 1: no protein product from either copy of the SKOR2 gene. The absence of SKOR2 interrupts the signaling pathway(s) required for proper cerebellar development and organization which leads to the observed phenotype.</w:t>
      </w:r>
    </w:p>
    <w:p>
      <w:pPr>
        <w:pStyle w:val="Normal"/>
        <w:spacing w:lineRule="auto" w:line="480"/>
        <w:ind w:firstLine="720"/>
        <w:rPr>
          <w:rFonts w:ascii="Arial" w:hAnsi="Arial" w:cs="Arial"/>
        </w:rPr>
      </w:pPr>
      <w:r>
        <w:rPr>
          <w:rFonts w:cs="Arial" w:ascii="Arial" w:hAnsi="Arial"/>
        </w:rPr>
        <w:t xml:space="preserve">Only one mutation was identified in patient 2, though from the genotypes of the healthy people collected in gnomAD v2.1.1 database </w:t>
      </w:r>
      <w:r>
        <w:fldChar w:fldCharType="begin"/>
      </w:r>
      <w:r>
        <w:rPr>
          <w:rFonts w:cs="Arial" w:ascii="Arial" w:hAnsi="Arial"/>
        </w:rPr>
        <w:instrText>ADDIN ZOTERO_ITEM CSL_CITATION {"citationID":"Hrmezm3Z","properties":{"formattedCitation":"(Karczewski et al., 2020)","plainCitation":"(Karczewski et al., 2020)","noteIndex":0},"citationItems":[{"id":335,"uris":["http://zotero.org/users/5336149/items/VPIYUH3I"],"uri":["http://zotero.org/users/5336149/items/VPIYUH3I"],"itemData":{"id":335,"type":"article-journal","abstract":"Genetic variants that inactivate protein-coding genes are a powerful source of information about the phenotypic consequences of gene disruption: genes that are crucial for the function of an organism will be depleted of such variants in natural populations, whereas non-essential genes will tolerate their accumulation. However, predicted loss-of-function variants are enriched for annotation errors, and tend to be found at extremely low frequencies, so their analysis requires careful variant annotation and very large sample sizes1. Here we describe the aggregation of 125,748 exomes and 15,708 genomes from human sequencing studies into the Genome Aggregation Database (gnomAD). We identify 443,769 high-confidence predicted loss-of-function variants in this cohort after filtering for artefacts caused by sequencing and annotation errors. Using an improved model of human mutation rates, we classify human protein-coding genes along a spectrum that represents tolerance to inactivation, validate this classification using data from model organisms and engineered human cells, and show that it can be used to improve the power of gene discovery for both common and rare diseases.","container-title":"Nature","DOI":"10.1038/s41586-020-2308-7","ISSN":"1476-4687","issue":"7809","journalAbbreviation":"Nature","language":"eng","note":"PMID: 32461654\nPMCID: PMC7334197","page":"434-443","source":"PubMed","title":"The mutational constraint spectrum quantified from variation in 141,456 humans","volume":"581","author":[{"family":"Karczewski","given":"Konrad J."},{"family":"Francioli","given":"Laurent C."},{"family":"Tiao","given":"Grace"},{"family":"Cummings","given":"Beryl B."},{"family":"Alföldi","given":"Jessica"},{"family":"Wang","given":"Qingbo"},{"family":"Collins","given":"Ryan L."},{"family":"Laricchia","given":"Kristen M."},{"family":"Ganna","given":"Andrea"},{"family":"Birnbaum","given":"Daniel P."},{"family":"Gauthier","given":"Laura D."},{"family":"Brand","given":"Harrison"},{"family":"Solomonson","given":"Matthew"},{"family":"Watts","given":"Nicholas A."},{"family":"Rhodes","given":"Daniel"},{"family":"Singer-Berk","given":"Moriel"},{"family":"England","given":"Eleina M."},{"family":"Seaby","given":"Eleanor G."},{"family":"Kosmicki","given":"Jack A."},{"family":"Walters","given":"Raymond K."},{"family":"Tashman","given":"Katherine"},{"family":"Farjoun","given":"Yossi"},{"family":"Banks","given":"Eric"},{"family":"Poterba","given":"Timothy"},{"family":"Wang","given":"Arcturus"},{"family":"Seed","given":"Cotton"},{"family":"Whiffin","given":"Nicola"},{"family":"Chong","given":"Jessica X."},{"family":"Samocha","given":"Kaitlin E."},{"family":"Pierce-Hoffman","given":"Emma"},{"family":"Zappala","given":"Zachary"},{"family":"O'Donnell-Luria","given":"Anne H."},{"family":"Minikel","given":"Eric Vallabh"},{"family":"Weisburd","given":"Ben"},{"family":"Lek","given":"Monkol"},{"family":"Ware","given":"James S."},{"family":"Vittal","given":"Christopher"},{"family":"Armean","given":"Irina M."},{"family":"Bergelson","given":"Louis"},{"family":"Cibulskis","given":"Kristian"},{"family":"Connolly","given":"Kristen M."},{"family":"Covarrubias","given":"Miguel"},{"family":"Donnelly","given":"Stacey"},{"family":"Ferriera","given":"Steven"},{"family":"Gabriel","given":"Stacey"},{"family":"Gentry","given":"Jeff"},{"family":"Gupta","given":"Namrata"},{"family":"Jeandet","given":"Thibault"},{"family":"Kaplan","given":"Diane"},{"family":"Llanwarne","given":"Christopher"},{"family":"Munshi","given":"Ruchi"},{"family":"Novod","given":"Sam"},{"family":"Petrillo","given":"Nikelle"},{"family":"Roazen","given":"David"},{"family":"Ruano-Rubio","given":"Valentin"},{"family":"Saltzman","given":"Andrea"},{"family":"Schleicher","given":"Molly"},{"family":"Soto","given":"Jose"},{"family":"Tibbetts","given":"Kathleen"},{"family":"Tolonen","given":"Charlotte"},{"family":"Wade","given":"Gordon"},{"family":"Talkowski","given":"Michael E."},{"literal":"Genome Aggregation Database Consortium"},{"family":"Neale","given":"Benjamin M."},{"family":"Daly","given":"Mark J."},{"family":"MacArthur","given":"Daniel G."}],"issued":{"date-parts":[["2020"]]}}}],"schema":"https://github.com/citation-style-language/schema/raw/master/csl-citation.json"}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(Karczewski et al., 2020)</w:t>
      </w:r>
      <w:r>
        <w:rPr>
          <w:rFonts w:cs="Arial" w:ascii="Arial" w:hAnsi="Arial"/>
        </w:rPr>
      </w:r>
      <w:r>
        <w:rPr>
          <w:rFonts w:cs="Arial" w:ascii="Arial" w:hAnsi="Arial"/>
        </w:rPr>
        <w:fldChar w:fldCharType="end"/>
      </w:r>
      <w:r>
        <w:rPr>
          <w:rFonts w:cs="Arial" w:ascii="Arial" w:hAnsi="Arial"/>
        </w:rPr>
        <w:t>, we know that people with loss of one copy of the gene (through frameshift or missense mutation) can reach adulthood without any neurological symptoms. 15 such cases have been reported in gnomAD, indicating strongly that SKOR2 exerts its effect in a recessive way.</w:t>
      </w:r>
    </w:p>
    <w:p>
      <w:pPr>
        <w:pStyle w:val="Normal"/>
        <w:spacing w:lineRule="auto" w:line="480"/>
        <w:ind w:firstLine="720"/>
        <w:rPr>
          <w:rFonts w:ascii="Arial" w:hAnsi="Arial" w:cs="Arial"/>
        </w:rPr>
      </w:pPr>
      <w:r>
        <w:rPr>
          <w:rFonts w:cs="Arial" w:ascii="Arial" w:hAnsi="Arial"/>
        </w:rPr>
        <w:t xml:space="preserve">Furthermore, the one reported variant is an in-frame deletion in the coding sequence of the gene, resulting in deletion of </w:t>
      </w:r>
      <w:r>
        <w:rPr>
          <w:rFonts w:cs="Arial" w:ascii="Arial" w:hAnsi="Arial"/>
          <w:highlight w:val="yellow"/>
        </w:rPr>
        <w:t>5 amino acids (p.Gly440_Ala444del)</w:t>
      </w:r>
      <w:r>
        <w:rPr>
          <w:rFonts w:cs="Arial" w:ascii="Arial" w:hAnsi="Arial"/>
        </w:rPr>
        <w:t xml:space="preserve"> in what appears to be a disordered linker between functional, structurally ordered, domains in the SKOR2 protein. This region is not strongly conserved, not even among mammals, suggesting that it is not critical for the protein function. The protein thus may express, fold, and even function to a certain degree. This would need to be validated experimentally. Coupled with the fact that no molecular lesion has been reported in the other gene we would like to draw attention to the possibility that the Patient 2 has been misdiagnosed. </w:t>
      </w:r>
    </w:p>
    <w:p>
      <w:pPr>
        <w:pStyle w:val="Normal"/>
        <w:spacing w:lineRule="auto" w:line="480"/>
        <w:ind w:firstLine="720"/>
        <w:rPr>
          <w:rFonts w:ascii="Arial" w:hAnsi="Arial" w:cs="Arial"/>
        </w:rPr>
      </w:pPr>
      <w:r>
        <w:rPr>
          <w:rFonts w:cs="Arial" w:ascii="Arial" w:hAnsi="Arial"/>
        </w:rPr>
        <w:t xml:space="preserve">We would like to note here that the </w:t>
      </w:r>
      <w:r>
        <w:rPr>
          <w:rFonts w:cs="Arial" w:ascii="Arial" w:hAnsi="Arial"/>
          <w:i/>
          <w:iCs/>
        </w:rPr>
        <w:t>SKOR2</w:t>
      </w:r>
      <w:r>
        <w:rPr>
          <w:rFonts w:cs="Arial" w:ascii="Arial" w:hAnsi="Arial"/>
        </w:rPr>
        <w:t xml:space="preserve"> gene and its products are still a relative unknown. Perhaps a damaged but expressed mutant as we see in the Patient 2 engages in nonproductive (homo)dimerization, or otherwise competes non-productively for the same resources as its healthy counterpart from the other copy of the chromosome, and thus exerts its pathological effect. We might have to revisit that possibility in the future after a better molecular characterization of </w:t>
      </w:r>
      <w:r>
        <w:rPr>
          <w:rFonts w:cs="Arial" w:ascii="Arial" w:hAnsi="Arial"/>
          <w:i/>
          <w:iCs/>
        </w:rPr>
        <w:t>SKOR2</w:t>
      </w:r>
      <w:r>
        <w:rPr>
          <w:rFonts w:cs="Arial" w:ascii="Arial" w:hAnsi="Arial"/>
        </w:rPr>
        <w:t xml:space="preserve"> becomes available.</w:t>
      </w:r>
    </w:p>
    <w:p>
      <w:pPr>
        <w:pStyle w:val="Normal"/>
        <w:spacing w:lineRule="auto" w:line="480"/>
        <w:ind w:firstLine="720"/>
        <w:rPr>
          <w:rFonts w:ascii="Arial" w:hAnsi="Arial" w:cs="Arial"/>
        </w:rPr>
      </w:pPr>
      <w:r>
        <w:rPr>
          <w:rFonts w:cs="Arial" w:ascii="Arial" w:hAnsi="Arial"/>
        </w:rPr>
      </w:r>
    </w:p>
    <w:p>
      <w:pPr>
        <w:pStyle w:val="Normal"/>
        <w:rPr>
          <w:rFonts w:ascii="Arial" w:hAnsi="Arial" w:cs="Arial"/>
          <w:del w:id="20" w:author="Unknown Author" w:date="2020-09-11T17:58:13Z"/>
        </w:rPr>
      </w:pPr>
      <w:del w:id="19" w:author="Unknown Author" w:date="2020-09-11T17:58:13Z">
        <w:r>
          <w:rPr>
            <w:rFonts w:cs="Arial" w:ascii="Arial" w:hAnsi="Arial"/>
          </w:rPr>
        </w:r>
      </w:del>
    </w:p>
    <w:p>
      <w:pPr>
        <w:pStyle w:val="Normal"/>
        <w:spacing w:lineRule="auto" w:line="480"/>
        <w:rPr>
          <w:rFonts w:ascii="Arial" w:hAnsi="Arial" w:cs="Arial"/>
          <w:b/>
          <w:b/>
          <w:bCs/>
          <w:del w:id="22" w:author="Unknown Author" w:date="2020-09-11T17:58:13Z"/>
        </w:rPr>
      </w:pPr>
      <w:del w:id="21" w:author="Unknown Author" w:date="2020-09-11T17:56:35Z">
        <w:r>
          <w:rPr>
            <w:rFonts w:cs="Arial" w:ascii="Arial" w:hAnsi="Arial"/>
            <w:b/>
            <w:bCs/>
          </w:rPr>
          <w:delText>Discussion:</w:delText>
        </w:r>
      </w:del>
    </w:p>
    <w:p>
      <w:pPr>
        <w:pStyle w:val="Normal"/>
        <w:widowControl/>
        <w:suppressAutoHyphens w:val="true"/>
        <w:bidi w:val="0"/>
        <w:spacing w:lineRule="auto" w:line="480" w:before="0" w:after="0"/>
        <w:ind w:hanging="0"/>
        <w:jc w:val="left"/>
        <w:rPr>
          <w:rFonts w:ascii="Arial" w:hAnsi="Arial" w:cs="Arial"/>
          <w:b/>
          <w:b/>
          <w:bCs/>
        </w:rPr>
      </w:pPr>
      <w:ins w:id="23" w:author="Unknown Author" w:date="2020-09-11T17:59:00Z">
        <w:r>
          <w:rPr>
            <w:rFonts w:cs="Arial" w:ascii="Arial" w:hAnsi="Arial"/>
            <w:b/>
            <w:bCs/>
            <w:i/>
            <w:iCs/>
          </w:rPr>
          <w:t>The SKOR2 phenotype.</w:t>
        </w:r>
      </w:ins>
      <w:ins w:id="24" w:author="Unknown Author" w:date="2020-09-11T17:59:00Z">
        <w:r>
          <w:rPr>
            <w:rFonts w:cs="Arial" w:ascii="Arial" w:hAnsi="Arial"/>
            <w:i/>
            <w:iCs/>
          </w:rPr>
          <w:t xml:space="preserve"> </w:t>
        </w:r>
      </w:ins>
      <w:r>
        <w:rPr>
          <w:rFonts w:cs="Arial" w:ascii="Arial" w:hAnsi="Arial"/>
          <w:i/>
          <w:iCs/>
        </w:rPr>
        <w:t>SKOR2</w:t>
      </w:r>
      <w:r>
        <w:rPr>
          <w:rFonts w:cs="Arial" w:ascii="Arial" w:hAnsi="Arial"/>
        </w:rPr>
        <w:t xml:space="preserve"> gene was first identified in 2005 by Arndt, as one of Ski/Sno family of transcriptional co-repressors, where it was referred to as Fussel-18 (functional Smad suppressing element on chromosome 18) </w:t>
      </w:r>
      <w:r>
        <w:fldChar w:fldCharType="begin"/>
      </w:r>
      <w:r>
        <w:rPr>
          <w:rFonts w:cs="Arial" w:ascii="Arial" w:hAnsi="Arial"/>
        </w:rPr>
        <w:instrText>ADDIN ZOTERO_ITEM CSL_CITATION {"citationID":"pJAYCo8O","properties":{"formattedCitation":"(Arndt et al., 2005)","plainCitation":"(Arndt et al., 2005)","dontUpdate":true,"noteIndex":0},"citationItems":[{"id":284,"uris":["http://zotero.org/users/5336149/items/ZE2843DT"],"uri":["http://zotero.org/users/5336149/items/ZE2843DT"],"itemData":{"id":284,"type":"article-journal","abstract":"The Sloan Kettering Virus (Ski) family of nuclear oncoproteins represses transforming growth factor-beta (TGF-beta) signaling through inhibition of transcriptional activity of Smad proteins. Here, we report the discovery of a new functional Smad suppressing element on chromosome 18 (Fussel-18). Fussel-18 encodes for a protein of 297 amino acids sharing characteristic structural features, significant homology and similar genomic organization with the homolog Ski family members, Ski and Ski-related novel sequence (Sno). In contrast to Ski and Sno, which are ubiquitously expressed in human tissues, in situ hybridization, RT-PCR, Western blot and immunohistochemistry revealed a highly specific expression pattern for Fussel-18 in neuronal tissues, especially in the cerebellum, the spinal cord and dorsal root ganglia, during both embryogenesis and adult stage. Functionally, we determined interaction of Fussel-18 with Smad 2 and Smad 3 together with an inhibitory activity on TGF-beta signaling. Fussel-18 is the first example of a Smad-binding protein with a highly restricted expression pattern within the nervous system.","container-title":"Laboratory Investigation; a Journal of Technical Methods and Pathology","DOI":"10.1038/labinvest.3700344","ISSN":"0023-6837","issue":"11","journalAbbreviation":"Lab. Invest.","language":"eng","note":"PMID: 16200078","page":"1330-1341","source":"PubMed","title":"Cloning and functional characterization of a new Ski homolog, Fussel-18, specifically expressed in neuronal tissues","volume":"85","author":[{"family":"Arndt","given":"Stephanie"},{"family":"Poser","given":"Ina"},{"family":"Schubert","given":"Thomas"},{"family":"Moser","given":"Markus"},{"family":"Bosserhoff","given":"Anja-Katrin"}],"issued":{"date-parts":[["2005",11]]}}}],"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(Valence et al., 2019)</w:t>
      </w:r>
      <w:r>
        <w:rPr>
          <w:rFonts w:cs="Arial" w:ascii="Arial" w:hAnsi="Arial"/>
        </w:rPr>
      </w:r>
      <w:r>
        <w:rPr>
          <w:rFonts w:cs="Arial" w:ascii="Arial" w:hAnsi="Arial"/>
        </w:rPr>
        <w:fldChar w:fldCharType="end"/>
      </w:r>
      <w:r>
        <w:rPr>
          <w:rFonts w:cs="Arial" w:ascii="Arial" w:hAnsi="Arial"/>
        </w:rPr>
        <w:t xml:space="preserve">. Arndt et al., found that the expression of Fussel-18 is highly specific in neuronal tissues, especially in the cerebellum, the spinal cord, and dorsal root ganglia during embryogenesis and in adulthood, which was not the case for other Ski and Sno that are expressed ubiquitously in human tissues </w:t>
      </w:r>
      <w:r>
        <w:fldChar w:fldCharType="begin"/>
      </w:r>
      <w:r>
        <w:rPr>
          <w:rFonts w:cs="Arial" w:ascii="Arial" w:hAnsi="Arial"/>
        </w:rPr>
        <w:instrText>ADDIN ZOTERO_ITEM CSL_CITATION {"citationID":"dHZJKGZE","properties":{"formattedCitation":"(Arndt et al., 2005)","plainCitation":"(Arndt et al., 2005)","noteIndex":0},"citationItems":[{"id":284,"uris":["http://zotero.org/users/5336149/items/ZE2843DT"],"uri":["http://zotero.org/users/5336149/items/ZE2843DT"],"itemData":{"id":284,"type":"article-journal","abstract":"The Sloan Kettering Virus (Ski) family of nuclear oncoproteins represses transforming growth factor-beta (TGF-beta) signaling through inhibition of transcriptional activity of Smad proteins. Here, we report the discovery of a new functional Smad suppressing element on chromosome 18 (Fussel-18). Fussel-18 encodes for a protein of 297 amino acids sharing characteristic structural features, significant homology and similar genomic organization with the homolog Ski family members, Ski and Ski-related novel sequence (Sno). In contrast to Ski and Sno, which are ubiquitously expressed in human tissues, in situ hybridization, RT-PCR, Western blot and immunohistochemistry revealed a highly specific expression pattern for Fussel-18 in neuronal tissues, especially in the cerebellum, the spinal cord and dorsal root ganglia, during both embryogenesis and adult stage. Functionally, we determined interaction of Fussel-18 with Smad 2 and Smad 3 together with an inhibitory activity on TGF-beta signaling. Fussel-18 is the first example of a Smad-binding protein with a highly restricted expression pattern within the nervous system.","container-title":"Laboratory Investigation; a Journal of Technical Methods and Pathology","DOI":"10.1038/labinvest.3700344","ISSN":"0023-6837","issue":"11","journalAbbreviation":"Lab. Invest.","language":"eng","note":"PMID: 16200078","page":"1330-1341","source":"PubMed","title":"Cloning and functional characterization of a new Ski homolog, Fussel-18, specifically expressed in neuronal tissues","volume":"85","author":[{"family":"Arndt","given":"Stephanie"},{"family":"Poser","given":"Ina"},{"family":"Schubert","given":"Thomas"},{"family":"Moser","given":"Markus"},{"family":"Bosserhoff","given":"Anja-Katrin"}],"issued":{"date-parts":[["2005",11]]}}}],"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(Arndt et al., 2005)</w:t>
      </w:r>
      <w:r>
        <w:rPr>
          <w:rFonts w:cs="Arial" w:ascii="Arial" w:hAnsi="Arial"/>
        </w:rPr>
      </w:r>
      <w:r>
        <w:rPr>
          <w:rFonts w:cs="Arial" w:ascii="Arial" w:hAnsi="Arial"/>
        </w:rPr>
        <w:fldChar w:fldCharType="end"/>
      </w:r>
      <w:r>
        <w:rPr>
          <w:rFonts w:cs="Arial" w:ascii="Arial" w:hAnsi="Arial"/>
        </w:rPr>
        <w:t xml:space="preserve">. Subsequently, Minaki et al., 2018 confirmed that </w:t>
      </w:r>
      <w:r>
        <w:rPr>
          <w:rFonts w:cs="Arial" w:ascii="Arial" w:hAnsi="Arial"/>
          <w:i/>
          <w:iCs/>
        </w:rPr>
        <w:t>Skor2</w:t>
      </w:r>
      <w:r>
        <w:rPr>
          <w:rFonts w:cs="Arial" w:ascii="Arial" w:hAnsi="Arial"/>
        </w:rPr>
        <w:t xml:space="preserve"> (authors referred to </w:t>
      </w:r>
      <w:r>
        <w:rPr>
          <w:rFonts w:cs="Arial" w:ascii="Arial" w:hAnsi="Arial"/>
          <w:i/>
          <w:iCs/>
        </w:rPr>
        <w:t>Corl2</w:t>
      </w:r>
      <w:r>
        <w:rPr>
          <w:rFonts w:cs="Arial" w:ascii="Arial" w:hAnsi="Arial"/>
        </w:rPr>
        <w:t xml:space="preserve">) expression was restricted to the cerebellum, ventral metencephalon, and myelencephalon of both embryonic and adult mice stages </w:t>
      </w:r>
      <w:r>
        <w:fldChar w:fldCharType="begin"/>
      </w:r>
      <w:r>
        <w:rPr>
          <w:rFonts w:cs="Arial" w:ascii="Arial" w:hAnsi="Arial"/>
        </w:rPr>
        <w:instrText>ADDIN ZOTERO_ITEM CSL_CITATION {"citationID":"gzleMlJ6","properties":{"formattedCitation":"(Minaki et al., 2008)","plainCitation":"(Minaki et al., 2008)","noteIndex":0},"citationItems":[{"id":287,"uris":["http://zotero.org/users/5336149/items/D5HK5TWG"],"uri":["http://zotero.org/users/5336149/items/D5HK5TWG"],"itemData":{"id":287,"type":"article-journal","abstract":"The developmental origin of cerebellar Purkinje cells (PCs) has not been precisely mapped and the genetic program of the specification of this neuronal subtype is largely unknown. Here, we report the isolation of a novel mouse gene encoding a transcriptional corepressor, Corl2, and its expression pattern. Corl2 expression was restricted to the central nervous system in both adult and embryonic stages. In situ hybridization and immunohistochemistry using a polyclonal antibody against Corl2 revealed that Corl2 is selectively expressed at high levels in the developing cerebellum, ventral metencephalon and myelencephalon at E12.5. In these brain regions, neural progenitors did not express Corl2 during the proliferative state but started to express it shortly after exit from the cell cycle. In the cerebellum, Corl2 was specifically expressed in PCs at the adult stage, and consistently, most Corl2+ cells expressed PC markers, such as RORα and calbindin, at the late embryonic stage. At E12.5, when PCs are emerging, GABAergic neurons generated from the dorsal part of the Ptf1a+ progenitor domain selectively expressed Corl2. Importantly, Corl2+ cells in the cerebellum did not express the GABAergic interneuron marker Pax2 at any of the developmental stages. Collectively, these results strongly suggest that Corl2 is a specific marker for PCs in the cerebellum from their emergence until the adult stage. Furthermore, this marker was useful for unmasking the precise origin of PCs and delineating the domain map within the ventricular zone that generates cerebellar GABAergic neurons.","container-title":"Gene Expression Patterns","DOI":"10.1016/j.gep.2008.04.004","ISSN":"1567-133X","issue":"6","journalAbbreviation":"Gene Expression Patterns","language":"en","page":"418-423","source":"ScienceDirect","title":"Identification of a novel transcriptional corepressor, Corl2, as a cerebellar Purkinje cell-selective marker","volume":"8","author":[{"family":"Minaki","given":"Yasuko"},{"family":"Nakatani","given":"Tomoya"},{"family":"Mizuhara","given":"Eri"},{"family":"Inoue","given":"Takeshi"},{"family":"Ono","given":"Yuichi"}],"issued":{"date-parts":[["2008",7,1]]}}}],"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(Minaki et al., 2008)</w:t>
      </w:r>
      <w:r>
        <w:rPr>
          <w:rFonts w:cs="Arial" w:ascii="Arial" w:hAnsi="Arial"/>
        </w:rPr>
      </w:r>
      <w:r>
        <w:rPr>
          <w:rFonts w:cs="Arial" w:ascii="Arial" w:hAnsi="Arial"/>
        </w:rPr>
        <w:fldChar w:fldCharType="end"/>
      </w:r>
      <w:r>
        <w:rPr>
          <w:rFonts w:cs="Arial" w:ascii="Arial" w:hAnsi="Arial"/>
        </w:rPr>
        <w:t xml:space="preserve">. In addition, Wang et al., 2011 produced a </w:t>
      </w:r>
      <w:r>
        <w:rPr>
          <w:rFonts w:cs="Arial" w:ascii="Arial" w:hAnsi="Arial"/>
          <w:i/>
          <w:iCs/>
        </w:rPr>
        <w:t>Skor2</w:t>
      </w:r>
      <w:r>
        <w:rPr>
          <w:rFonts w:cs="Arial" w:ascii="Arial" w:hAnsi="Arial"/>
        </w:rPr>
        <w:t xml:space="preserve">-null mice cerebellum at various developmental stages </w:t>
      </w:r>
      <w:r>
        <w:fldChar w:fldCharType="begin"/>
      </w:r>
      <w:r>
        <w:rPr>
          <w:rFonts w:cs="Arial" w:ascii="Arial" w:hAnsi="Arial"/>
        </w:rPr>
        <w:instrText>ADDIN ZOTERO_ITEM CSL_CITATION {"citationID":"7BFZE1yU","properties":{"formattedCitation":"(Wang et al., 2011)","plainCitation":"(Wang et al., 2011)","noteIndex":0},"citationItems":[{"id":278,"uris":["http://zotero.org/users/5336149/items/7UCYPTEP"],"uri":["http://zotero.org/users/5336149/items/7UCYPTEP"],"itemData":{"id":278,"type":"article-journal","abstract":"Correct development of the cerebellum requires coordinated sonic hedgehog (Shh) signaling from Purkinje to granule cells. How Shh expression is regulated in Purkinje cells is poorly understood. Using a novel tyrosinase minigene-tagged Sleeping Beauty transposon-mediated mutagenesis, which allows for coat color-based genotyping, we created mice in which the Ski/Sno family transcriptional co-repressor 2 (Skor2) gene is deleted. Loss of Skor2 leads to defective Purkinje cell development, a severe reduction of granule cell proliferation and a malformed cerebellum. Skor2 is specifically expressed in Purkinje cells in the brain, where it is required for proper expression of Shh. Skor2 overexpression suppresses BMP signaling in an HDAC-dependent manner and stimulates Shh promoter activity, suggesting that Skor2 represses BMP signaling to activate Shh expression. Our study identifies an essential function for Skor2 as a novel transcriptional regulator in Purkinje cells that acts upstream of Shh during cerebellum development.","container-title":"Development (Cambridge, England)","DOI":"10.1242/dev.067264","ISSN":"1477-9129","issue":"20","journalAbbreviation":"Development","language":"eng","note":"PMID: 21937600\nPMCID: PMC3177318","page":"4487-4497","source":"PubMed","title":"Transposon mutagenesis with coat color genotyping identifies an essential role for Skor2 in sonic hedgehog signaling and cerebellum development","volume":"138","author":[{"family":"Wang","given":"Baiping"},{"family":"Harrison","given":"Wilbur"},{"family":"Overbeek","given":"Paul A."},{"family":"Zheng","given":"Hui"}],"issued":{"date-parts":[["2011",10]]}}}],"schema":"https://github.com/citation-style-language/schema/raw/master/csl-citation.json"}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(Wang et al., 2011)</w:t>
      </w:r>
      <w:r>
        <w:rPr>
          <w:rFonts w:cs="Arial" w:ascii="Arial" w:hAnsi="Arial"/>
        </w:rPr>
      </w:r>
      <w:r>
        <w:rPr>
          <w:rFonts w:cs="Arial" w:ascii="Arial" w:hAnsi="Arial"/>
        </w:rPr>
        <w:fldChar w:fldCharType="end"/>
      </w:r>
      <w:r>
        <w:rPr>
          <w:rFonts w:cs="Arial" w:ascii="Arial" w:hAnsi="Arial"/>
        </w:rPr>
        <w:t xml:space="preserve">. They found that the </w:t>
      </w:r>
      <w:r>
        <w:rPr>
          <w:rFonts w:cs="Arial" w:ascii="Arial" w:hAnsi="Arial"/>
          <w:i/>
          <w:iCs/>
        </w:rPr>
        <w:t>Skor2</w:t>
      </w:r>
      <w:r>
        <w:rPr>
          <w:rFonts w:cs="Arial" w:ascii="Arial" w:hAnsi="Arial"/>
        </w:rPr>
        <w:t xml:space="preserve">-null mice cerebellum lacked the four principal fissures observed in the control cerebellum, smaller cerebellum, abnormal foliation and severely reduced size of the central vermis in adult mice. In addition, the cerebellar cortex was found to be thinner compared with the wild-type cerebellum </w:t>
      </w:r>
      <w:r>
        <w:fldChar w:fldCharType="begin"/>
      </w:r>
      <w:r>
        <w:rPr>
          <w:rFonts w:cs="Arial" w:ascii="Arial" w:hAnsi="Arial"/>
        </w:rPr>
        <w:instrText>ADDIN ZOTERO_ITEM CSL_CITATION {"citationID":"6IJD27yv","properties":{"formattedCitation":"(Wang et al., 2011)","plainCitation":"(Wang et al., 2011)","noteIndex":0},"citationItems":[{"id":278,"uris":["http://zotero.org/users/5336149/items/7UCYPTEP"],"uri":["http://zotero.org/users/5336149/items/7UCYPTEP"],"itemData":{"id":278,"type":"article-journal","abstract":"Correct development of the cerebellum requires coordinated sonic hedgehog (Shh) signaling from Purkinje to granule cells. How Shh expression is regulated in Purkinje cells is poorly understood. Using a novel tyrosinase minigene-tagged Sleeping Beauty transposon-mediated mutagenesis, which allows for coat color-based genotyping, we created mice in which the Ski/Sno family transcriptional co-repressor 2 (Skor2) gene is deleted. Loss of Skor2 leads to defective Purkinje cell development, a severe reduction of granule cell proliferation and a malformed cerebellum. Skor2 is specifically expressed in Purkinje cells in the brain, where it is required for proper expression of Shh. Skor2 overexpression suppresses BMP signaling in an HDAC-dependent manner and stimulates Shh promoter activity, suggesting that Skor2 represses BMP signaling to activate Shh expression. Our study identifies an essential function for Skor2 as a novel transcriptional regulator in Purkinje cells that acts upstream of Shh during cerebellum development.","container-title":"Development (Cambridge, England)","DOI":"10.1242/dev.067264","ISSN":"1477-9129","issue":"20","journalAbbreviation":"Development","language":"eng","note":"PMID: 21937600\nPMCID: PMC3177318","page":"4487-4497","source":"PubMed","title":"Transposon mutagenesis with coat color genotyping identifies an essential role for Skor2 in sonic hedgehog signaling and cerebellum development","volume":"138","author":[{"family":"Wang","given":"Baiping"},{"family":"Harrison","given":"Wilbur"},{"family":"Overbeek","given":"Paul A."},{"family":"Zheng","given":"Hui"}],"issued":{"date-parts":[["2011",10]]}}}],"schema":"https://github.com/citation-style-language/schema/raw/master/csl-citation.json"}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(Wang et al., 2011)</w:t>
      </w:r>
      <w:r>
        <w:rPr>
          <w:rFonts w:cs="Arial" w:ascii="Arial" w:hAnsi="Arial"/>
        </w:rPr>
      </w:r>
      <w:r>
        <w:rPr>
          <w:rFonts w:cs="Arial" w:ascii="Arial" w:hAnsi="Arial"/>
        </w:rPr>
        <w:fldChar w:fldCharType="end"/>
      </w:r>
      <w:r>
        <w:rPr>
          <w:rFonts w:cs="Arial" w:ascii="Arial" w:hAnsi="Arial"/>
        </w:rPr>
        <w:t xml:space="preserve">. Wang et al., concluded that loss of </w:t>
      </w:r>
      <w:r>
        <w:rPr>
          <w:rFonts w:cs="Arial" w:ascii="Arial" w:hAnsi="Arial"/>
          <w:i/>
          <w:iCs/>
        </w:rPr>
        <w:t>Skor2</w:t>
      </w:r>
      <w:r>
        <w:rPr>
          <w:rFonts w:cs="Arial" w:ascii="Arial" w:hAnsi="Arial"/>
        </w:rPr>
        <w:t xml:space="preserve"> leads to defective Purkinje cell development, and that </w:t>
      </w:r>
      <w:r>
        <w:rPr>
          <w:rFonts w:cs="Arial" w:ascii="Arial" w:hAnsi="Arial"/>
          <w:i/>
          <w:iCs/>
        </w:rPr>
        <w:t>Skor2</w:t>
      </w:r>
      <w:r>
        <w:rPr>
          <w:rFonts w:cs="Arial" w:ascii="Arial" w:hAnsi="Arial"/>
        </w:rPr>
        <w:t xml:space="preserve"> is required for proper expression of </w:t>
      </w:r>
      <w:r>
        <w:rPr>
          <w:rFonts w:cs="Arial" w:ascii="Arial" w:hAnsi="Arial"/>
          <w:i/>
          <w:iCs/>
        </w:rPr>
        <w:t>Shh</w:t>
      </w:r>
      <w:r>
        <w:rPr>
          <w:rFonts w:cs="Arial" w:ascii="Arial" w:hAnsi="Arial"/>
        </w:rPr>
        <w:t xml:space="preserve"> </w:t>
      </w:r>
      <w:r>
        <w:fldChar w:fldCharType="begin"/>
      </w:r>
      <w:r>
        <w:rPr>
          <w:rFonts w:cs="Arial" w:ascii="Arial" w:hAnsi="Arial"/>
        </w:rPr>
        <w:instrText>ADDIN ZOTERO_ITEM CSL_CITATION {"citationID":"nLxEXfQv","properties":{"formattedCitation":"(Wang et al., 2011)","plainCitation":"(Wang et al., 2011)","noteIndex":0},"citationItems":[{"id":278,"uris":["http://zotero.org/users/5336149/items/7UCYPTEP"],"uri":["http://zotero.org/users/5336149/items/7UCYPTEP"],"itemData":{"id":278,"type":"article-journal","abstract":"Correct development of the cerebellum requires coordinated sonic hedgehog (Shh) signaling from Purkinje to granule cells. How Shh expression is regulated in Purkinje cells is poorly understood. Using a novel tyrosinase minigene-tagged Sleeping Beauty transposon-mediated mutagenesis, which allows for coat color-based genotyping, we created mice in which the Ski/Sno family transcriptional co-repressor 2 (Skor2) gene is deleted. Loss of Skor2 leads to defective Purkinje cell development, a severe reduction of granule cell proliferation and a malformed cerebellum. Skor2 is specifically expressed in Purkinje cells in the brain, where it is required for proper expression of Shh. Skor2 overexpression suppresses BMP signaling in an HDAC-dependent manner and stimulates Shh promoter activity, suggesting that Skor2 represses BMP signaling to activate Shh expression. Our study identifies an essential function for Skor2 as a novel transcriptional regulator in Purkinje cells that acts upstream of Shh during cerebellum development.","container-title":"Development (Cambridge, England)","DOI":"10.1242/dev.067264","ISSN":"1477-9129","issue":"20","journalAbbreviation":"Development","language":"eng","note":"PMID: 21937600\nPMCID: PMC3177318","page":"4487-4497","source":"PubMed","title":"Transposon mutagenesis with coat color genotyping identifies an essential role for Skor2 in sonic hedgehog signaling and cerebellum development","volume":"138","author":[{"family":"Wang","given":"Baiping"},{"family":"Harrison","given":"Wilbur"},{"family":"Overbeek","given":"Paul A."},{"family":"Zheng","given":"Hui"}],"issued":{"date-parts":[["2011",10]]}}}],"schema":"https://github.com/citation-style-language/schema/raw/master/csl-citation.json"}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(Wang et al., 2011)</w:t>
      </w:r>
      <w:r>
        <w:rPr>
          <w:rFonts w:cs="Arial" w:ascii="Arial" w:hAnsi="Arial"/>
        </w:rPr>
      </w:r>
      <w:r>
        <w:rPr>
          <w:rFonts w:cs="Arial" w:ascii="Arial" w:hAnsi="Arial"/>
        </w:rPr>
        <w:fldChar w:fldCharType="end"/>
      </w:r>
      <w:r>
        <w:rPr>
          <w:rFonts w:cs="Arial" w:ascii="Arial" w:hAnsi="Arial"/>
        </w:rPr>
        <w:t xml:space="preserve">. Similarly, another study confirmed the small cerebellum and the less developed foliation in the </w:t>
      </w:r>
      <w:r>
        <w:rPr>
          <w:rFonts w:cs="Arial" w:ascii="Arial" w:hAnsi="Arial"/>
          <w:i/>
          <w:iCs/>
        </w:rPr>
        <w:t>Skor2</w:t>
      </w:r>
      <w:r>
        <w:rPr>
          <w:rFonts w:cs="Arial" w:ascii="Arial" w:hAnsi="Arial"/>
        </w:rPr>
        <w:t xml:space="preserve"> knock-out mice (referred to </w:t>
      </w:r>
      <w:r>
        <w:rPr>
          <w:rFonts w:cs="Arial" w:ascii="Arial" w:hAnsi="Arial"/>
          <w:i/>
          <w:iCs/>
        </w:rPr>
        <w:t>Corl2</w:t>
      </w:r>
      <w:r>
        <w:rPr>
          <w:rFonts w:cs="Arial" w:ascii="Arial" w:hAnsi="Arial"/>
        </w:rPr>
        <w:t xml:space="preserve"> in that study) </w:t>
      </w:r>
      <w:r>
        <w:fldChar w:fldCharType="begin"/>
      </w:r>
      <w:r>
        <w:rPr>
          <w:rFonts w:cs="Arial" w:ascii="Arial" w:hAnsi="Arial"/>
        </w:rPr>
        <w:instrText>ADDIN ZOTERO_ITEM CSL_CITATION {"citationID":"ThwTIA21","properties":{"formattedCitation":"(Nakatani et al., 2014)","plainCitation":"(Nakatani et al., 2014)","noteIndex":0},"citationItems":[{"id":281,"uris":["http://zotero.org/users/5336149/items/H4YRAYVC"],"uri":["http://zotero.org/users/5336149/items/H4YRAYVC"],"itemData":{"id":281,"type":"article-journal","abstract":"Purkinje cells (PCs) provide the primary output from the cerebellar cortex, which controls movement and posture, and loss of PCs causes severe cerebellar dysfunction. The mechanisms underlying cell fate determination and early differentiation of PC remain largely unknown. Here we show that the c-Ski family member and transcriptional regulator Corl2 is required for correct differentiation of PCs. In Corl2 knock-out embryos, initial PC specification appeared largely normal, but in a subset of presumptive PCs generated near the ventral border of the PC domain, cell fate choice was compromised and cells showed a mixed identity expressing the interneuron marker Pax2 as well. Additionally, selection and maintenance of the transmitter phenotype was compromised in most developing PCs in the mutants. During later differentiation steps, induction of PC marker genes was significantly suppressed, suggesting that maturation was delayed in the absence of Corl2. Consistently, defects in migration, cell polarization and dendrite formation were observed in mutant PCs, although their axonal trajectories appeared normal. These phenotypes closely resembled those of mutants for Rora, an essential regulator of PC differentiation. However, Rora expression was not significantly changed in the Corl2 mutants, indicating that Corl2 does not simply act upstream of Rora to promote PC differentiation. ChIP experiments revealed that Corl2 bound to the promoter regions of several PC-selective genes, which are also known to be direct downstream targets of RORα. Altogether, our results identified a novel regulatory program of PC differentiation involving Corl2, which might cooperate with the RORα pathway.","container-title":"Developmental Biology","DOI":"10.1016/j.ydbio.2014.01.016","ISSN":"1095-564X","issue":"1","journalAbbreviation":"Dev. Biol.","language":"eng","note":"PMID: 24491816","page":"68-80","source":"PubMed","title":"The c-Ski family member and transcriptional regulator Corl2/Skor2 promotes early differentiation of cerebellar Purkinje cells","volume":"388","author":[{"family":"Nakatani","given":"Tomoya"},{"family":"Minaki","given":"Yasuko"},{"family":"Kumai","given":"Minoru"},{"family":"Nitta","given":"Chiemi"},{"family":"Ono","given":"Yuichi"}],"issued":{"date-parts":[["2014",4,1]]}}}],"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(Nakatani et al., 2014)</w:t>
      </w:r>
      <w:r>
        <w:rPr>
          <w:rFonts w:cs="Arial" w:ascii="Arial" w:hAnsi="Arial"/>
        </w:rPr>
      </w:r>
      <w:r>
        <w:rPr>
          <w:rFonts w:cs="Arial" w:ascii="Arial" w:hAnsi="Arial"/>
        </w:rPr>
        <w:fldChar w:fldCharType="end"/>
      </w:r>
      <w:r>
        <w:rPr>
          <w:rFonts w:cs="Arial" w:ascii="Arial" w:hAnsi="Arial"/>
        </w:rPr>
        <w:t xml:space="preserve">. </w:t>
      </w:r>
    </w:p>
    <w:p>
      <w:pPr>
        <w:pStyle w:val="Normal"/>
        <w:spacing w:lineRule="auto" w:line="480"/>
        <w:ind w:firstLine="720"/>
        <w:rPr>
          <w:rFonts w:ascii="Arial" w:hAnsi="Arial" w:cs="Arial"/>
        </w:rPr>
      </w:pPr>
      <w:r>
        <w:rPr>
          <w:rFonts w:cs="Arial" w:ascii="Arial" w:hAnsi="Arial"/>
        </w:rPr>
        <w:t xml:space="preserve">The first human report of </w:t>
      </w:r>
      <w:r>
        <w:rPr>
          <w:rFonts w:cs="Arial" w:ascii="Arial" w:hAnsi="Arial"/>
          <w:i/>
          <w:iCs/>
        </w:rPr>
        <w:t>SKOR2</w:t>
      </w:r>
      <w:r>
        <w:rPr>
          <w:rFonts w:cs="Arial" w:ascii="Arial" w:hAnsi="Arial"/>
        </w:rPr>
        <w:t xml:space="preserve"> variants in humans was published in 2019 by Valence and colleagues, as the authors studied exome sequencing in 20 patients with congenital ataxia </w:t>
      </w:r>
      <w:r>
        <w:fldChar w:fldCharType="begin"/>
      </w:r>
      <w:r>
        <w:rPr>
          <w:rFonts w:cs="Arial" w:ascii="Arial" w:hAnsi="Arial"/>
        </w:rPr>
        <w:instrText>ADDIN ZOTERO_ITEM CSL_CITATION {"citationID":"JyZUUD8L","properties":{"formattedCitation":"(Valence et al., 2019)","plainCitation":"(Valence et al., 2019)","noteIndex":0},"citationItems":[{"id":289,"uris":["http://zotero.org/users/5336149/items/XMREWSRT"],"uri":["http://zotero.org/users/5336149/items/XMREWSRT"],"itemData":{"id":289,"type":"article-journal","abstract":"PURPOSE: To investigate the genetic basis of congenital ataxias (CAs), a unique group of cerebellar ataxias with a nonprogressive course, in 20 patients from consanguineous families, and to identify new CA genes.\nMETHODS: Singleton -exome sequencing on these 20 well-clinically characterized CA patients. We first checked for rare homozygous pathogenic variants, then, for variants from a list of genes known to be associated with CA or very early-onset ataxia, regardless of their mode of inheritance. Our replication cohort of 180 CA patients was used to validate the new CA genes.\nRESULTS: We identified a causal gene in 16/20 families: six known CA genes (7 patients); four genes previously implicated in another neurological phenotype (7 patients); two new candidate genes (2 patients). Despite the consanguinity, 4/20 patients harbored a heterozygous de novo pathogenic variant.\nCONCLUSION: Singleton exome sequencing in 20 consanguineous CA families led to molecular diagnosis in 80% of cases. This study confirms the genetic heterogeneity of CA and identifies two new candidate genes (PIGS and SKOR2). Our work illustrates the diversity of the pathophysiological pathways in CA, and highlights the pathogenic link between some CA and early infantile epileptic encephalopathies related to the same genes (STXBP1, BRAT1, CACNA1A and CACNA2D2).","container-title":"Genetics in Medicine: Official Journal of the American College of Medical Genetics","DOI":"10.1038/s41436-018-0089-2","ISSN":"1530-0366","issue":"3","journalAbbreviation":"Genet. Med.","language":"eng","note":"PMID: 29997391","page":"553-563","source":"PubMed","title":"Exome sequencing in congenital ataxia identifies two new candidate genes and highlights a pathophysiological link between some congenital ataxias and early infantile epileptic encephalopathies","volume":"21","author":[{"family":"Valence","given":"Stéphanie"},{"family":"Cochet","given":"Emmanuelle"},{"family":"Rougeot","given":"Christelle"},{"family":"Garel","given":"Catherine"},{"family":"Chantot-Bastaraud","given":"Sandra"},{"family":"Lainey","given":"Elodie"},{"family":"Afenjar","given":"Alexandra"},{"family":"Barthez","given":"Marie-Anne"},{"family":"Bednarek","given":"Nathalie"},{"family":"Doummar","given":"Diane"},{"family":"Faivre","given":"Laurence"},{"family":"Goizet","given":"Cyril"},{"family":"Haye","given":"Damien"},{"family":"Heron","given":"Bénédicte"},{"family":"Kemlin","given":"Isabelle"},{"family":"Lacombe","given":"Didier"},{"family":"Milh","given":"Mathieu"},{"family":"Moutard","given":"Marie-Laure"},{"family":"Riant","given":"Florence"},{"family":"Robin","given":"Stéphanie"},{"family":"Roubertie","given":"Agathe"},{"family":"Sarda","given":"Pierre"},{"family":"Toutain","given":"Annick"},{"family":"Villard","given":"Laurent"},{"family":"Ville","given":"Dorothée"},{"family":"Billette de Villemeur","given":"Thierry"},{"family":"Rodriguez","given":"Diana"},{"family":"Burglen","given":"Lydie"}],"issued":{"date-parts":[["2019"]]}}}],"schema":"https://github.com/citation-style-language/schema/raw/master/csl-citation.json"}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(Valence et al., 2019)</w:t>
      </w:r>
      <w:r>
        <w:rPr>
          <w:rFonts w:cs="Arial" w:ascii="Arial" w:hAnsi="Arial"/>
        </w:rPr>
      </w:r>
      <w:r>
        <w:rPr>
          <w:rFonts w:cs="Arial" w:ascii="Arial" w:hAnsi="Arial"/>
        </w:rPr>
        <w:fldChar w:fldCharType="end"/>
      </w:r>
      <w:r>
        <w:rPr>
          <w:rFonts w:cs="Arial" w:ascii="Arial" w:hAnsi="Arial"/>
        </w:rPr>
        <w:t xml:space="preserve">. The patient reported in Valence et al., had homozygous null variants in </w:t>
      </w:r>
      <w:r>
        <w:rPr>
          <w:rFonts w:cs="Arial" w:ascii="Arial" w:hAnsi="Arial"/>
          <w:i/>
          <w:iCs/>
        </w:rPr>
        <w:t>SKOR2</w:t>
      </w:r>
      <w:r>
        <w:rPr>
          <w:rFonts w:cs="Arial" w:ascii="Arial" w:hAnsi="Arial"/>
        </w:rPr>
        <w:t xml:space="preserve"> (NM_001278063.1:c.2750C&gt;G; p.Ser917*).  She is 10 years of age, born to a consanguineous Turkish parent, with neonatal hypotonia and psychomotor delay. She walked independently at age 2 years. She had scoliosis, nystagmus, mild ID, and nonprogressive ataxia. Her brain MRI revealed a unique pattern of cerebellar dysplasia, with predominance of the abnormal foliation in vermian lobules IV to VIII, as well as thick corpus callosum, a small posterior fossa, and thin pons.</w:t>
      </w:r>
    </w:p>
    <w:p>
      <w:pPr>
        <w:pStyle w:val="Normal"/>
        <w:spacing w:lineRule="auto" w:line="480"/>
        <w:ind w:firstLine="720"/>
        <w:rPr>
          <w:rFonts w:ascii="Arial" w:hAnsi="Arial" w:cs="Arial"/>
        </w:rPr>
      </w:pPr>
      <w:r>
        <w:rPr>
          <w:rFonts w:cs="Arial" w:ascii="Arial" w:hAnsi="Arial"/>
        </w:rPr>
        <w:t xml:space="preserve">Overall, CH can result in various presentations, with broad spectrum </w:t>
      </w:r>
      <w:r>
        <w:fldChar w:fldCharType="begin"/>
      </w:r>
      <w:r>
        <w:rPr>
          <w:rFonts w:cs="Arial" w:ascii="Arial" w:hAnsi="Arial"/>
        </w:rPr>
        <w:instrText>ADDIN ZOTERO_ITEM CSL_CITATION {"citationID":"RhXkWiiL","properties":{"formattedCitation":"(Bolduc &amp; Limperopoulos, 2009)","plainCitation":"(Bolduc &amp; Limperopoulos, 2009)","noteIndex":0},"citationItems":[{"id":274,"uris":["http://zotero.org/users/5336149/items/2XYTWDLI"],"uri":["http://zotero.org/users/5336149/items/2XYTWDLI"],"itemData":{"id":274,"type":"article-journal","abstract":"Cerebellar malformations are increasingly diagnosed in the fetal period. Consequently, their consideration requires stressful and often critical decisions from both clinicians and families. This has resulted in an emergent need to understand better the impact of these early life lesions on child development. We performed a comprehensive literature search of studies describing neurodevelopmental outcomes of cerebellar malformations between January 1997 and December 2007. Overall, the data suggested that children with isolated inferior vermis hypoplasia (IVH) and mega cisterna magna (MCM) have a good developmental outcome, whereas children with molar tooth sign/Joubert syndrome, vermis hypoplasia, pontocerebellar hypoplasia (PCH) type II, and cerebellar agenesis experience moderate to severe global developmental delays. Reports for Dandy-Walker malformation (DWM) were conflicting; however, the presence of a normally lobulated vermis and the absence of associated brain anomalies were associated with a more favourable outcome. Finally, children with isolated cerebellar hypoplasia experienced fewer impairments. Important methodological limitations highlighted include a lack of standardized outcome measure use in 79% of studies and the predominant use of retrospective study designs (85%), with 40% limited to case reports or case-series. In summary, rigorous outcome studies describing the spectrum of disabilities in survivors are urgently needed to accurately delineate the long-term neurodevelopmental consequences of cerebellar malformations.","container-title":"Developmental Medicine and Child Neurology","DOI":"10.1111/j.1469-8749.2008.03224.x","ISSN":"1469-8749","issue":"4","journalAbbreviation":"Dev Med Child Neurol","language":"eng","note":"PMID: 19191827","page":"256-267","source":"PubMed","title":"Neurodevelopmental outcomes in children with cerebellar malformations: a systematic review","title-short":"Neurodevelopmental outcomes in children with cerebellar malformations","volume":"51","author":[{"family":"Bolduc","given":"Marie-Eve"},{"family":"Limperopoulos","given":"Catherine"}],"issued":{"date-parts":[["2009",4]]}}}],"schema":"https://github.com/citation-style-language/schema/raw/master/csl-citation.json"}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(Bolduc &amp; Limperopoulos, 2009)</w:t>
      </w:r>
      <w:r>
        <w:rPr>
          <w:rFonts w:cs="Arial" w:ascii="Arial" w:hAnsi="Arial"/>
        </w:rPr>
      </w:r>
      <w:r>
        <w:rPr>
          <w:rFonts w:cs="Arial" w:ascii="Arial" w:hAnsi="Arial"/>
        </w:rPr>
        <w:fldChar w:fldCharType="end"/>
      </w:r>
      <w:r>
        <w:rPr>
          <w:rFonts w:cs="Arial" w:ascii="Arial" w:hAnsi="Arial"/>
        </w:rPr>
        <w:t xml:space="preserve"> </w:t>
      </w:r>
      <w:r>
        <w:fldChar w:fldCharType="begin"/>
      </w:r>
      <w:r>
        <w:rPr>
          <w:rFonts w:cs="Arial" w:ascii="Arial" w:hAnsi="Arial"/>
        </w:rPr>
        <w:instrText>ADDIN ZOTERO_ITEM CSL_CITATION {"citationID":"uIdZfbc5","properties":{"formattedCitation":"(Wassmer et al., 2003)","plainCitation":"(Wassmer et al., 2003)","noteIndex":0},"citationItems":[{"id":311,"uris":["http://zotero.org/users/5336149/items/FGVJ7E85"],"uri":["http://zotero.org/users/5336149/items/FGVJ7E85"],"itemData":{"id":311,"type":"article-journal","abstract":"We reviewed 45 children with cerebellar hypoplasia on magnetic resonance imaging to identify clinical features associated with cerebellar hypoplasia. We then studied children presenting with any likely associated clinical feature of cerebellar hypoplasia previously observed or reported. Two hundred fifty-one children, with one or more of these features, exhibited no cerebellar hypoplasia on imaging. We compared the children with cerebellar hypoplasia with those without cerebellar hypoplasia. Logistic regression and Pearson's chi(2) test were used. Of the 45 children with cerebellar hypoplasia, 39 exhibited developmental delay; 24, speech delay; 25, seizures; nine, microcephaly; 22, hypotonia; 22, ataxia and impaired coordination; four, abnormal movements (tremor or titubation); 13, hypertonia; eight, autistic features; and 18, ocular signs (nystagmus, strabismus, and abnormal ocular movements). Statistically significant clinical features of children with cerebellar hypoplasia compared with those without were development and speech delay, microcephaly, abnormal movements, ataxia and impaired coordination, autistic features, hypotonia, and ocular signs. The regression combination of speech delay, ataxia, hypotonia, autistic features, and ocular signs correctly predicted 86% of those with cerebellar hypoplasia. Main clinical features of cerebellar hypoplasia are developmental or speech delay, autistic features, ataxia, hypotonia, and ocular signs.","container-title":"Pediatric Neurology","DOI":"10.1016/s0887-8994(03)00016-x","ISSN":"0887-8994","issue":"5","journalAbbreviation":"Pediatr. Neurol.","language":"eng","note":"PMID: 12878295","page":"347-351","source":"PubMed","title":"Clinical spectrum associated with cerebellar hypoplasia","volume":"28","author":[{"family":"Wassmer","given":"Evangeline"},{"family":"Davies","given":"Paul"},{"family":"Whitehouse","given":"William P."},{"family":"Green","given":"Stuart H."}],"issued":{"date-parts":[["2003",5]]}}}],"schema":"https://github.com/citation-style-language/schema/raw/master/csl-citation.json"}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(Wassmer et al., 2003)</w:t>
      </w:r>
      <w:r>
        <w:rPr>
          <w:rFonts w:cs="Arial" w:ascii="Arial" w:hAnsi="Arial"/>
        </w:rPr>
      </w:r>
      <w:r>
        <w:rPr>
          <w:rFonts w:cs="Arial" w:ascii="Arial" w:hAnsi="Arial"/>
        </w:rPr>
        <w:fldChar w:fldCharType="end"/>
      </w:r>
      <w:r>
        <w:rPr>
          <w:rFonts w:cs="Arial" w:ascii="Arial" w:hAnsi="Arial"/>
        </w:rPr>
        <w:t xml:space="preserve">. Over half of patients with CH have cognitive impairment or developmental delays </w:t>
      </w:r>
      <w:r>
        <w:fldChar w:fldCharType="begin"/>
      </w:r>
      <w:r>
        <w:rPr>
          <w:rFonts w:cs="Arial" w:ascii="Arial" w:hAnsi="Arial"/>
        </w:rPr>
        <w:instrText>ADDIN ZOTERO_ITEM CSL_CITATION {"citationID":"LRCp8gFn","properties":{"formattedCitation":"(Bolduc &amp; Limperopoulos, 2009)","plainCitation":"(Bolduc &amp; Limperopoulos, 2009)","dontUpdate":true,"noteIndex":0},"citationItems":[{"id":274,"uris":["http://zotero.org/users/5336149/items/2XYTWDLI"],"uri":["http://zotero.org/users/5336149/items/2XYTWDLI"],"itemData":{"id":274,"type":"article-journal","abstract":"Cerebellar malformations are increasingly diagnosed in the fetal period. Consequently, their consideration requires stressful and often critical decisions from both clinicians and families. This has resulted in an emergent need to understand better the impact of these early life lesions on child development. We performed a comprehensive literature search of studies describing neurodevelopmental outcomes of cerebellar malformations between January 1997 and December 2007. Overall, the data suggested that children with isolated inferior vermis hypoplasia (IVH) and mega cisterna magna (MCM) have a good developmental outcome, whereas children with molar tooth sign/Joubert syndrome, vermis hypoplasia, pontocerebellar hypoplasia (PCH) type II, and cerebellar agenesis experience moderate to severe global developmental delays. Reports for Dandy-Walker malformation (DWM) were conflicting; however, the presence of a normally lobulated vermis and the absence of associated brain anomalies were associated with a more favourable outcome. Finally, children with isolated cerebellar hypoplasia experienced fewer impairments. Important methodological limitations highlighted include a lack of standardized outcome measure use in 79% of studies and the predominant use of retrospective study designs (85%), with 40% limited to case reports or case-series. In summary, rigorous outcome studies describing the spectrum of disabilities in survivors are urgently needed to accurately delineate the long-term neurodevelopmental consequences of cerebellar malformations.","container-title":"Developmental Medicine and Child Neurology","DOI":"10.1111/j.1469-8749.2008.03224.x","ISSN":"1469-8749","issue":"4","journalAbbreviation":"Dev Med Child Neurol","language":"eng","note":"PMID: 19191827","page":"256-267","source":"PubMed","title":"Neurodevelopmental outcomes in children with cerebellar malformations: a systematic review","title-short":"Neurodevelopmental outcomes in children with cerebellar malformations","volume":"51","author":[{"family":"Bolduc","given":"Marie-Eve"},{"family":"Limperopoulos","given":"Catherine"}],"issued":{"date-parts":[["2009",4]]}}}],"schema":"https://github.com/citation-style-language/schema/raw/master/csl-citation.json"}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(Wassmer et al., 2003)</w:t>
      </w:r>
      <w:r>
        <w:rPr>
          <w:rFonts w:cs="Arial" w:ascii="Arial" w:hAnsi="Arial"/>
        </w:rPr>
      </w:r>
      <w:r>
        <w:rPr>
          <w:rFonts w:cs="Arial" w:ascii="Arial" w:hAnsi="Arial"/>
        </w:rPr>
        <w:fldChar w:fldCharType="end"/>
      </w:r>
      <w:r>
        <w:rPr>
          <w:rFonts w:cs="Arial" w:ascii="Arial" w:hAnsi="Arial"/>
        </w:rPr>
        <w:t xml:space="preserve">. Language delays were described in more than half of patients with CH </w:t>
      </w:r>
      <w:r>
        <w:fldChar w:fldCharType="begin"/>
      </w:r>
      <w:r>
        <w:rPr>
          <w:rFonts w:cs="Arial" w:ascii="Arial" w:hAnsi="Arial"/>
        </w:rPr>
        <w:instrText>ADDIN ZOTERO_ITEM CSL_CITATION {"citationID":"sdWLZGqJ","properties":{"formattedCitation":"(Wassmer et al., 2003)","plainCitation":"(Wassmer et al., 2003)","noteIndex":0},"citationItems":[{"id":311,"uris":["http://zotero.org/users/5336149/items/FGVJ7E85"],"uri":["http://zotero.org/users/5336149/items/FGVJ7E85"],"itemData":{"id":311,"type":"article-journal","abstract":"We reviewed 45 children with cerebellar hypoplasia on magnetic resonance imaging to identify clinical features associated with cerebellar hypoplasia. We then studied children presenting with any likely associated clinical feature of cerebellar hypoplasia previously observed or reported. Two hundred fifty-one children, with one or more of these features, exhibited no cerebellar hypoplasia on imaging. We compared the children with cerebellar hypoplasia with those without cerebellar hypoplasia. Logistic regression and Pearson's chi(2) test were used. Of the 45 children with cerebellar hypoplasia, 39 exhibited developmental delay; 24, speech delay; 25, seizures; nine, microcephaly; 22, hypotonia; 22, ataxia and impaired coordination; four, abnormal movements (tremor or titubation); 13, hypertonia; eight, autistic features; and 18, ocular signs (nystagmus, strabismus, and abnormal ocular movements). Statistically significant clinical features of children with cerebellar hypoplasia compared with those without were development and speech delay, microcephaly, abnormal movements, ataxia and impaired coordination, autistic features, hypotonia, and ocular signs. The regression combination of speech delay, ataxia, hypotonia, autistic features, and ocular signs correctly predicted 86% of those with cerebellar hypoplasia. Main clinical features of cerebellar hypoplasia are developmental or speech delay, autistic features, ataxia, hypotonia, and ocular signs.","container-title":"Pediatric Neurology","DOI":"10.1016/s0887-8994(03)00016-x","ISSN":"0887-8994","issue":"5","journalAbbreviation":"Pediatr. Neurol.","language":"eng","note":"PMID: 12878295","page":"347-351","source":"PubMed","title":"Clinical spectrum associated with cerebellar hypoplasia","volume":"28","author":[{"family":"Wassmer","given":"Evangeline"},{"family":"Davies","given":"Paul"},{"family":"Whitehouse","given":"William P."},{"family":"Green","given":"Stuart H."}],"issued":{"date-parts":[["2003",5]]}}}],"schema":"https://github.com/citation-style-language/schema/raw/master/csl-citation.json"}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(Wassmer et al., 2003)</w:t>
      </w:r>
      <w:r>
        <w:rPr>
          <w:rFonts w:cs="Arial" w:ascii="Arial" w:hAnsi="Arial"/>
        </w:rPr>
      </w:r>
      <w:r>
        <w:rPr>
          <w:rFonts w:cs="Arial" w:ascii="Arial" w:hAnsi="Arial"/>
        </w:rPr>
        <w:fldChar w:fldCharType="end"/>
      </w:r>
      <w:r>
        <w:rPr>
          <w:rFonts w:cs="Arial" w:ascii="Arial" w:hAnsi="Arial"/>
        </w:rPr>
        <w:t xml:space="preserve"> </w:t>
      </w:r>
      <w:r>
        <w:fldChar w:fldCharType="begin"/>
      </w:r>
      <w:r>
        <w:rPr>
          <w:rFonts w:cs="Arial" w:ascii="Arial" w:hAnsi="Arial"/>
        </w:rPr>
        <w:instrText>ADDIN ZOTERO_ITEM CSL_CITATION {"citationID":"rtkDxfER","properties":{"formattedCitation":"(Ventura et al., 2006)","plainCitation":"(Ventura et al., 2006)","noteIndex":0},"citationItems":[{"id":276,"uris":["http://zotero.org/users/5336149/items/ICZYKBQV"],"uri":["http://zotero.org/users/5336149/items/ICZYKBQV"],"itemData":{"id":276,"type":"article-journal","abstract":"Congenital nonprogressive cerebellar ataxia includes a complex group of disorders with heterogeneous phenotypic and etiopathogenetic characteristics. Despite recent advances in the understanding of the role of the cerebellum in cognition and behavior, the opinion that the clinical presentation of congenital cerebellar diseases is principally linked to motor dysfunction is common. This is largely due to the lack of well-organized epidemiologic studies on the prevalence of nonmotor disturbances in cerebellar disease. The association between congenital cerebellar disease and epilepsy has rarely been described. We report clinical, neurophysiologic, neuroimaging, and neuropsychologic features in a group of 14 patients with congenital nonprogressive cerebellar ataxia associated with cerebellar hypoplasia, 5 of whom have familial disease, aiming to further a better knowledge of the prevalence of cognitive and/or emotional impairment and epilepsy. The results confirm that cerebellar hypoplasia predisposes individuals to psychomotor delay (71.4%) and cognitive impairment (85.7%). Moreover, the tendency toward abnormal electroencephalographic (EEG) findings (78.5%), associated in a minor percentage of cases with epilepsy (28.5%), is also evident in our study.","container-title":"Journal of Child Neurology","DOI":"10.1177/08830738060210091301","ISSN":"0883-0738","issue":"9","journalAbbreviation":"J. Child Neurol.","language":"eng","note":"PMID: 16970885","page":"776-781","source":"PubMed","title":"Mental retardation and epilepsy in patients with isolated cerebellar hypoplasia","volume":"21","author":[{"family":"Ventura","given":"Patrizia"},{"family":"Presicci","given":"Anna"},{"family":"Perniola","given":"Tommaso"},{"family":"Campa","given":"Maria Gloria"},{"family":"Margari","given":"Lucia"}],"issued":{"date-parts":[["2006",9]]}}}],"schema":"https://github.com/citation-style-language/schema/raw/master/csl-citation.json"}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(Ventura et al., 2006)</w:t>
      </w:r>
      <w:r>
        <w:rPr>
          <w:rFonts w:cs="Arial" w:ascii="Arial" w:hAnsi="Arial"/>
        </w:rPr>
      </w:r>
      <w:r>
        <w:rPr>
          <w:rFonts w:cs="Arial" w:ascii="Arial" w:hAnsi="Arial"/>
        </w:rPr>
        <w:fldChar w:fldCharType="end"/>
      </w:r>
      <w:r>
        <w:rPr>
          <w:rFonts w:cs="Arial" w:ascii="Arial" w:hAnsi="Arial"/>
        </w:rPr>
        <w:t xml:space="preserve">, the level of delays ranged from mild (76%) to severe or complete absence of language (19%) </w:t>
      </w:r>
      <w:r>
        <w:fldChar w:fldCharType="begin"/>
      </w:r>
      <w:r>
        <w:rPr>
          <w:rFonts w:cs="Arial" w:ascii="Arial" w:hAnsi="Arial"/>
        </w:rPr>
        <w:instrText>ADDIN ZOTERO_ITEM CSL_CITATION {"citationID":"utZrnrLC","properties":{"formattedCitation":"(Bolduc &amp; Limperopoulos, 2009)","plainCitation":"(Bolduc &amp; Limperopoulos, 2009)","noteIndex":0},"citationItems":[{"id":274,"uris":["http://zotero.org/users/5336149/items/2XYTWDLI"],"uri":["http://zotero.org/users/5336149/items/2XYTWDLI"],"itemData":{"id":274,"type":"article-journal","abstract":"Cerebellar malformations are increasingly diagnosed in the fetal period. Consequently, their consideration requires stressful and often critical decisions from both clinicians and families. This has resulted in an emergent need to understand better the impact of these early life lesions on child development. We performed a comprehensive literature search of studies describing neurodevelopmental outcomes of cerebellar malformations between January 1997 and December 2007. Overall, the data suggested that children with isolated inferior vermis hypoplasia (IVH) and mega cisterna magna (MCM) have a good developmental outcome, whereas children with molar tooth sign/Joubert syndrome, vermis hypoplasia, pontocerebellar hypoplasia (PCH) type II, and cerebellar agenesis experience moderate to severe global developmental delays. Reports for Dandy-Walker malformation (DWM) were conflicting; however, the presence of a normally lobulated vermis and the absence of associated brain anomalies were associated with a more favourable outcome. Finally, children with isolated cerebellar hypoplasia experienced fewer impairments. Important methodological limitations highlighted include a lack of standardized outcome measure use in 79% of studies and the predominant use of retrospective study designs (85%), with 40% limited to case reports or case-series. In summary, rigorous outcome studies describing the spectrum of disabilities in survivors are urgently needed to accurately delineate the long-term neurodevelopmental consequences of cerebellar malformations.","container-title":"Developmental Medicine and Child Neurology","DOI":"10.1111/j.1469-8749.2008.03224.x","ISSN":"1469-8749","issue":"4","journalAbbreviation":"Dev Med Child Neurol","language":"eng","note":"PMID: 19191827","page":"256-267","source":"PubMed","title":"Neurodevelopmental outcomes in children with cerebellar malformations: a systematic review","title-short":"Neurodevelopmental outcomes in children with cerebellar malformations","volume":"51","author":[{"family":"Bolduc","given":"Marie-Eve"},{"family":"Limperopoulos","given":"Catherine"}],"issued":{"date-parts":[["2009",4]]}}}],"schema":"https://github.com/citation-style-language/schema/raw/master/csl-citation.json"}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(Bolduc &amp; Limperopoulos, 2009)</w:t>
      </w:r>
      <w:r>
        <w:rPr>
          <w:rFonts w:cs="Arial" w:ascii="Arial" w:hAnsi="Arial"/>
        </w:rPr>
      </w:r>
      <w:r>
        <w:rPr>
          <w:rFonts w:cs="Arial" w:ascii="Arial" w:hAnsi="Arial"/>
        </w:rPr>
        <w:fldChar w:fldCharType="end"/>
      </w:r>
      <w:r>
        <w:rPr>
          <w:rFonts w:cs="Arial" w:ascii="Arial" w:hAnsi="Arial"/>
        </w:rPr>
        <w:t xml:space="preserve">. Delayed motor milestones was described in 18-90% of children, autistic features in 5-20%, social and behavioral difficulties were reported in 71% of patients with CH </w:t>
      </w:r>
      <w:r>
        <w:fldChar w:fldCharType="begin"/>
      </w:r>
      <w:r>
        <w:rPr>
          <w:rFonts w:cs="Arial" w:ascii="Arial" w:hAnsi="Arial"/>
        </w:rPr>
        <w:instrText>ADDIN ZOTERO_ITEM CSL_CITATION {"citationID":"6buFWNDi","properties":{"formattedCitation":"(Bolduc &amp; Limperopoulos, 2009)","plainCitation":"(Bolduc &amp; Limperopoulos, 2009)","noteIndex":0},"citationItems":[{"id":274,"uris":["http://zotero.org/users/5336149/items/2XYTWDLI"],"uri":["http://zotero.org/users/5336149/items/2XYTWDLI"],"itemData":{"id":274,"type":"article-journal","abstract":"Cerebellar malformations are increasingly diagnosed in the fetal period. Consequently, their consideration requires stressful and often critical decisions from both clinicians and families. This has resulted in an emergent need to understand better the impact of these early life lesions on child development. We performed a comprehensive literature search of studies describing neurodevelopmental outcomes of cerebellar malformations between January 1997 and December 2007. Overall, the data suggested that children with isolated inferior vermis hypoplasia (IVH) and mega cisterna magna (MCM) have a good developmental outcome, whereas children with molar tooth sign/Joubert syndrome, vermis hypoplasia, pontocerebellar hypoplasia (PCH) type II, and cerebellar agenesis experience moderate to severe global developmental delays. Reports for Dandy-Walker malformation (DWM) were conflicting; however, the presence of a normally lobulated vermis and the absence of associated brain anomalies were associated with a more favourable outcome. Finally, children with isolated cerebellar hypoplasia experienced fewer impairments. Important methodological limitations highlighted include a lack of standardized outcome measure use in 79% of studies and the predominant use of retrospective study designs (85%), with 40% limited to case reports or case-series. In summary, rigorous outcome studies describing the spectrum of disabilities in survivors are urgently needed to accurately delineate the long-term neurodevelopmental consequences of cerebellar malformations.","container-title":"Developmental Medicine and Child Neurology","DOI":"10.1111/j.1469-8749.2008.03224.x","ISSN":"1469-8749","issue":"4","journalAbbreviation":"Dev Med Child Neurol","language":"eng","note":"PMID: 19191827","page":"256-267","source":"PubMed","title":"Neurodevelopmental outcomes in children with cerebellar malformations: a systematic review","title-short":"Neurodevelopmental outcomes in children with cerebellar malformations","volume":"51","author":[{"family":"Bolduc","given":"Marie-Eve"},{"family":"Limperopoulos","given":"Catherine"}],"issued":{"date-parts":[["2009",4]]}}}],"schema":"https://github.com/citation-style-language/schema/raw/master/csl-citation.json"}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(Bolduc &amp; Limperopoulos, 2009)</w:t>
      </w:r>
      <w:r>
        <w:rPr>
          <w:rFonts w:cs="Arial" w:ascii="Arial" w:hAnsi="Arial"/>
        </w:rPr>
      </w:r>
      <w:r>
        <w:rPr>
          <w:rFonts w:cs="Arial" w:ascii="Arial" w:hAnsi="Arial"/>
        </w:rPr>
        <w:fldChar w:fldCharType="end"/>
      </w:r>
      <w:r>
        <w:rPr>
          <w:rFonts w:cs="Arial" w:ascii="Arial" w:hAnsi="Arial"/>
        </w:rPr>
        <w:t xml:space="preserve">. Neurological abnormalities were commonly described in patients with CH: ataxia and/or abnormal coordination (12-49%) </w:t>
      </w:r>
      <w:r>
        <w:fldChar w:fldCharType="begin"/>
      </w:r>
      <w:r>
        <w:rPr>
          <w:rFonts w:cs="Arial" w:ascii="Arial" w:hAnsi="Arial"/>
        </w:rPr>
        <w:instrText>ADDIN ZOTERO_ITEM CSL_CITATION {"citationID":"aCcgK3Gz","properties":{"formattedCitation":"(Ventura et al., 2006)","plainCitation":"(Ventura et al., 2006)","noteIndex":0},"citationItems":[{"id":276,"uris":["http://zotero.org/users/5336149/items/ICZYKBQV"],"uri":["http://zotero.org/users/5336149/items/ICZYKBQV"],"itemData":{"id":276,"type":"article-journal","abstract":"Congenital nonprogressive cerebellar ataxia includes a complex group of disorders with heterogeneous phenotypic and etiopathogenetic characteristics. Despite recent advances in the understanding of the role of the cerebellum in cognition and behavior, the opinion that the clinical presentation of congenital cerebellar diseases is principally linked to motor dysfunction is common. This is largely due to the lack of well-organized epidemiologic studies on the prevalence of nonmotor disturbances in cerebellar disease. The association between congenital cerebellar disease and epilepsy has rarely been described. We report clinical, neurophysiologic, neuroimaging, and neuropsychologic features in a group of 14 patients with congenital nonprogressive cerebellar ataxia associated with cerebellar hypoplasia, 5 of whom have familial disease, aiming to further a better knowledge of the prevalence of cognitive and/or emotional impairment and epilepsy. The results confirm that cerebellar hypoplasia predisposes individuals to psychomotor delay (71.4%) and cognitive impairment (85.7%). Moreover, the tendency toward abnormal electroencephalographic (EEG) findings (78.5%), associated in a minor percentage of cases with epilepsy (28.5%), is also evident in our study.","container-title":"Journal of Child Neurology","DOI":"10.1177/08830738060210091301","ISSN":"0883-0738","issue":"9","journalAbbreviation":"J. Child Neurol.","language":"eng","note":"PMID: 16970885","page":"776-781","source":"PubMed","title":"Mental retardation and epilepsy in patients with isolated cerebellar hypoplasia","volume":"21","author":[{"family":"Ventura","given":"Patrizia"},{"family":"Presicci","given":"Anna"},{"family":"Perniola","given":"Tommaso"},{"family":"Campa","given":"Maria Gloria"},{"family":"Margari","given":"Lucia"}],"issued":{"date-parts":[["2006",9]]}}}],"schema":"https://github.com/citation-style-language/schema/raw/master/csl-citation.json"}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(Ventura et al., 2006)</w:t>
      </w:r>
      <w:r>
        <w:rPr>
          <w:rFonts w:cs="Arial" w:ascii="Arial" w:hAnsi="Arial"/>
        </w:rPr>
      </w:r>
      <w:r>
        <w:rPr>
          <w:rFonts w:cs="Arial" w:ascii="Arial" w:hAnsi="Arial"/>
        </w:rPr>
        <w:fldChar w:fldCharType="end"/>
      </w:r>
      <w:r>
        <w:rPr>
          <w:rFonts w:cs="Arial" w:ascii="Arial" w:hAnsi="Arial"/>
        </w:rPr>
        <w:t xml:space="preserve"> </w:t>
      </w:r>
      <w:r>
        <w:fldChar w:fldCharType="begin"/>
      </w:r>
      <w:r>
        <w:rPr>
          <w:rFonts w:cs="Arial" w:ascii="Arial" w:hAnsi="Arial"/>
        </w:rPr>
        <w:instrText>ADDIN ZOTERO_ITEM CSL_CITATION {"citationID":"3a7Hvmcf","properties":{"formattedCitation":"(Wassmer et al., 2003)","plainCitation":"(Wassmer et al., 2003)","noteIndex":0},"citationItems":[{"id":311,"uris":["http://zotero.org/users/5336149/items/FGVJ7E85"],"uri":["http://zotero.org/users/5336149/items/FGVJ7E85"],"itemData":{"id":311,"type":"article-journal","abstract":"We reviewed 45 children with cerebellar hypoplasia on magnetic resonance imaging to identify clinical features associated with cerebellar hypoplasia. We then studied children presenting with any likely associated clinical feature of cerebellar hypoplasia previously observed or reported. Two hundred fifty-one children, with one or more of these features, exhibited no cerebellar hypoplasia on imaging. We compared the children with cerebellar hypoplasia with those without cerebellar hypoplasia. Logistic regression and Pearson's chi(2) test were used. Of the 45 children with cerebellar hypoplasia, 39 exhibited developmental delay; 24, speech delay; 25, seizures; nine, microcephaly; 22, hypotonia; 22, ataxia and impaired coordination; four, abnormal movements (tremor or titubation); 13, hypertonia; eight, autistic features; and 18, ocular signs (nystagmus, strabismus, and abnormal ocular movements). Statistically significant clinical features of children with cerebellar hypoplasia compared with those without were development and speech delay, microcephaly, abnormal movements, ataxia and impaired coordination, autistic features, hypotonia, and ocular signs. The regression combination of speech delay, ataxia, hypotonia, autistic features, and ocular signs correctly predicted 86% of those with cerebellar hypoplasia. Main clinical features of cerebellar hypoplasia are developmental or speech delay, autistic features, ataxia, hypotonia, and ocular signs.","container-title":"Pediatric Neurology","DOI":"10.1016/s0887-8994(03)00016-x","ISSN":"0887-8994","issue":"5","journalAbbreviation":"Pediatr. Neurol.","language":"eng","note":"PMID: 12878295","page":"347-351","source":"PubMed","title":"Clinical spectrum associated with cerebellar hypoplasia","volume":"28","author":[{"family":"Wassmer","given":"Evangeline"},{"family":"Davies","given":"Paul"},{"family":"Whitehouse","given":"William P."},{"family":"Green","given":"Stuart H."}],"issued":{"date-parts":[["2003",5]]}}}],"schema":"https://github.com/citation-style-language/schema/raw/master/csl-citation.json"}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(Wassmer et al., 2003)</w:t>
      </w:r>
      <w:r>
        <w:rPr>
          <w:rFonts w:cs="Arial" w:ascii="Arial" w:hAnsi="Arial"/>
        </w:rPr>
      </w:r>
      <w:r>
        <w:rPr>
          <w:rFonts w:cs="Arial" w:ascii="Arial" w:hAnsi="Arial"/>
        </w:rPr>
        <w:fldChar w:fldCharType="end"/>
      </w:r>
      <w:r>
        <w:rPr>
          <w:rFonts w:cs="Arial" w:ascii="Arial" w:hAnsi="Arial"/>
        </w:rPr>
        <w:t xml:space="preserve">, hypotonia (49-93%) </w:t>
      </w:r>
      <w:r>
        <w:fldChar w:fldCharType="begin"/>
      </w:r>
      <w:r>
        <w:rPr>
          <w:rFonts w:cs="Arial" w:ascii="Arial" w:hAnsi="Arial"/>
        </w:rPr>
        <w:instrText>ADDIN ZOTERO_ITEM CSL_CITATION {"citationID":"OaX9SBb5","properties":{"formattedCitation":"(Ventura et al., 2006)","plainCitation":"(Ventura et al., 2006)","noteIndex":0},"citationItems":[{"id":276,"uris":["http://zotero.org/users/5336149/items/ICZYKBQV"],"uri":["http://zotero.org/users/5336149/items/ICZYKBQV"],"itemData":{"id":276,"type":"article-journal","abstract":"Congenital nonprogressive cerebellar ataxia includes a complex group of disorders with heterogeneous phenotypic and etiopathogenetic characteristics. Despite recent advances in the understanding of the role of the cerebellum in cognition and behavior, the opinion that the clinical presentation of congenital cerebellar diseases is principally linked to motor dysfunction is common. This is largely due to the lack of well-organized epidemiologic studies on the prevalence of nonmotor disturbances in cerebellar disease. The association between congenital cerebellar disease and epilepsy has rarely been described. We report clinical, neurophysiologic, neuroimaging, and neuropsychologic features in a group of 14 patients with congenital nonprogressive cerebellar ataxia associated with cerebellar hypoplasia, 5 of whom have familial disease, aiming to further a better knowledge of the prevalence of cognitive and/or emotional impairment and epilepsy. The results confirm that cerebellar hypoplasia predisposes individuals to psychomotor delay (71.4%) and cognitive impairment (85.7%). Moreover, the tendency toward abnormal electroencephalographic (EEG) findings (78.5%), associated in a minor percentage of cases with epilepsy (28.5%), is also evident in our study.","container-title":"Journal of Child Neurology","DOI":"10.1177/08830738060210091301","ISSN":"0883-0738","issue":"9","journalAbbreviation":"J. Child Neurol.","language":"eng","note":"PMID: 16970885","page":"776-781","source":"PubMed","title":"Mental retardation and epilepsy in patients with isolated cerebellar hypoplasia","volume":"21","author":[{"family":"Ventura","given":"Patrizia"},{"family":"Presicci","given":"Anna"},{"family":"Perniola","given":"Tommaso"},{"family":"Campa","given":"Maria Gloria"},{"family":"Margari","given":"Lucia"}],"issued":{"date-parts":[["2006",9]]}}}],"schema":"https://github.com/citation-style-language/schema/raw/master/csl-citation.json"}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(Ventura et al., 2006)</w:t>
      </w:r>
      <w:r>
        <w:rPr>
          <w:rFonts w:cs="Arial" w:ascii="Arial" w:hAnsi="Arial"/>
        </w:rPr>
      </w:r>
      <w:r>
        <w:rPr>
          <w:rFonts w:cs="Arial" w:ascii="Arial" w:hAnsi="Arial"/>
        </w:rPr>
        <w:fldChar w:fldCharType="end"/>
      </w:r>
      <w:r>
        <w:rPr>
          <w:rFonts w:cs="Arial" w:ascii="Arial" w:hAnsi="Arial"/>
        </w:rPr>
        <w:t xml:space="preserve"> </w:t>
      </w:r>
      <w:r>
        <w:fldChar w:fldCharType="begin"/>
      </w:r>
      <w:r>
        <w:rPr>
          <w:rFonts w:cs="Arial" w:ascii="Arial" w:hAnsi="Arial"/>
        </w:rPr>
        <w:instrText>ADDIN ZOTERO_ITEM CSL_CITATION {"citationID":"63oLCzs4","properties":{"formattedCitation":"(Wassmer et al., 2003)","plainCitation":"(Wassmer et al., 2003)","noteIndex":0},"citationItems":[{"id":311,"uris":["http://zotero.org/users/5336149/items/FGVJ7E85"],"uri":["http://zotero.org/users/5336149/items/FGVJ7E85"],"itemData":{"id":311,"type":"article-journal","abstract":"We reviewed 45 children with cerebellar hypoplasia on magnetic resonance imaging to identify clinical features associated with cerebellar hypoplasia. We then studied children presenting with any likely associated clinical feature of cerebellar hypoplasia previously observed or reported. Two hundred fifty-one children, with one or more of these features, exhibited no cerebellar hypoplasia on imaging. We compared the children with cerebellar hypoplasia with those without cerebellar hypoplasia. Logistic regression and Pearson's chi(2) test were used. Of the 45 children with cerebellar hypoplasia, 39 exhibited developmental delay; 24, speech delay; 25, seizures; nine, microcephaly; 22, hypotonia; 22, ataxia and impaired coordination; four, abnormal movements (tremor or titubation); 13, hypertonia; eight, autistic features; and 18, ocular signs (nystagmus, strabismus, and abnormal ocular movements). Statistically significant clinical features of children with cerebellar hypoplasia compared with those without were development and speech delay, microcephaly, abnormal movements, ataxia and impaired coordination, autistic features, hypotonia, and ocular signs. The regression combination of speech delay, ataxia, hypotonia, autistic features, and ocular signs correctly predicted 86% of those with cerebellar hypoplasia. Main clinical features of cerebellar hypoplasia are developmental or speech delay, autistic features, ataxia, hypotonia, and ocular signs.","container-title":"Pediatric Neurology","DOI":"10.1016/s0887-8994(03)00016-x","ISSN":"0887-8994","issue":"5","journalAbbreviation":"Pediatr. Neurol.","language":"eng","note":"PMID: 12878295","page":"347-351","source":"PubMed","title":"Clinical spectrum associated with cerebellar hypoplasia","volume":"28","author":[{"family":"Wassmer","given":"Evangeline"},{"family":"Davies","given":"Paul"},{"family":"Whitehouse","given":"William P."},{"family":"Green","given":"Stuart H."}],"issued":{"date-parts":[["2003",5]]}}}],"schema":"https://github.com/citation-style-language/schema/raw/master/csl-citation.json"}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(Wassmer et al., 2003)</w:t>
      </w:r>
      <w:r>
        <w:rPr>
          <w:rFonts w:cs="Arial" w:ascii="Arial" w:hAnsi="Arial"/>
        </w:rPr>
      </w:r>
      <w:r>
        <w:rPr>
          <w:rFonts w:cs="Arial" w:ascii="Arial" w:hAnsi="Arial"/>
        </w:rPr>
        <w:fldChar w:fldCharType="end"/>
      </w:r>
      <w:r>
        <w:rPr>
          <w:rFonts w:cs="Arial" w:ascii="Arial" w:hAnsi="Arial"/>
        </w:rPr>
        <w:t xml:space="preserve">, increased tone (58%), and oculomotor disturbances in (35-57%) </w:t>
      </w:r>
      <w:r>
        <w:fldChar w:fldCharType="begin"/>
      </w:r>
      <w:r>
        <w:rPr>
          <w:rFonts w:cs="Arial" w:ascii="Arial" w:hAnsi="Arial"/>
        </w:rPr>
        <w:instrText>ADDIN ZOTERO_ITEM CSL_CITATION {"citationID":"cICONYwM","properties":{"formattedCitation":"(Bolduc &amp; Limperopoulos, 2009)","plainCitation":"(Bolduc &amp; Limperopoulos, 2009)","noteIndex":0},"citationItems":[{"id":274,"uris":["http://zotero.org/users/5336149/items/2XYTWDLI"],"uri":["http://zotero.org/users/5336149/items/2XYTWDLI"],"itemData":{"id":274,"type":"article-journal","abstract":"Cerebellar malformations are increasingly diagnosed in the fetal period. Consequently, their consideration requires stressful and often critical decisions from both clinicians and families. This has resulted in an emergent need to understand better the impact of these early life lesions on child development. We performed a comprehensive literature search of studies describing neurodevelopmental outcomes of cerebellar malformations between January 1997 and December 2007. Overall, the data suggested that children with isolated inferior vermis hypoplasia (IVH) and mega cisterna magna (MCM) have a good developmental outcome, whereas children with molar tooth sign/Joubert syndrome, vermis hypoplasia, pontocerebellar hypoplasia (PCH) type II, and cerebellar agenesis experience moderate to severe global developmental delays. Reports for Dandy-Walker malformation (DWM) were conflicting; however, the presence of a normally lobulated vermis and the absence of associated brain anomalies were associated with a more favourable outcome. Finally, children with isolated cerebellar hypoplasia experienced fewer impairments. Important methodological limitations highlighted include a lack of standardized outcome measure use in 79% of studies and the predominant use of retrospective study designs (85%), with 40% limited to case reports or case-series. In summary, rigorous outcome studies describing the spectrum of disabilities in survivors are urgently needed to accurately delineate the long-term neurodevelopmental consequences of cerebellar malformations.","container-title":"Developmental Medicine and Child Neurology","DOI":"10.1111/j.1469-8749.2008.03224.x","ISSN":"1469-8749","issue":"4","journalAbbreviation":"Dev Med Child Neurol","language":"eng","note":"PMID: 19191827","page":"256-267","source":"PubMed","title":"Neurodevelopmental outcomes in children with cerebellar malformations: a systematic review","title-short":"Neurodevelopmental outcomes in children with cerebellar malformations","volume":"51","author":[{"family":"Bolduc","given":"Marie-Eve"},{"family":"Limperopoulos","given":"Catherine"}],"issued":{"date-parts":[["2009",4]]}}}],"schema":"https://github.com/citation-style-language/schema/raw/master/csl-citation.json"}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(Bolduc &amp; Limperopoulos, 2009)</w:t>
      </w:r>
      <w:r>
        <w:rPr>
          <w:rFonts w:cs="Arial" w:ascii="Arial" w:hAnsi="Arial"/>
        </w:rPr>
      </w:r>
      <w:r>
        <w:rPr>
          <w:rFonts w:cs="Arial" w:ascii="Arial" w:hAnsi="Arial"/>
        </w:rPr>
        <w:fldChar w:fldCharType="end"/>
      </w:r>
      <w:r>
        <w:rPr>
          <w:rFonts w:cs="Arial" w:ascii="Arial" w:hAnsi="Arial"/>
        </w:rPr>
        <w:t xml:space="preserve"> </w:t>
      </w:r>
      <w:r>
        <w:fldChar w:fldCharType="begin"/>
      </w:r>
      <w:r>
        <w:rPr>
          <w:rFonts w:cs="Arial" w:ascii="Arial" w:hAnsi="Arial"/>
        </w:rPr>
        <w:instrText>ADDIN ZOTERO_ITEM CSL_CITATION {"citationID":"NNHMOrCe","properties":{"formattedCitation":"(Wassmer et al., 2003)","plainCitation":"(Wassmer et al., 2003)","noteIndex":0},"citationItems":[{"id":311,"uris":["http://zotero.org/users/5336149/items/FGVJ7E85"],"uri":["http://zotero.org/users/5336149/items/FGVJ7E85"],"itemData":{"id":311,"type":"article-journal","abstract":"We reviewed 45 children with cerebellar hypoplasia on magnetic resonance imaging to identify clinical features associated with cerebellar hypoplasia. We then studied children presenting with any likely associated clinical feature of cerebellar hypoplasia previously observed or reported. Two hundred fifty-one children, with one or more of these features, exhibited no cerebellar hypoplasia on imaging. We compared the children with cerebellar hypoplasia with those without cerebellar hypoplasia. Logistic regression and Pearson's chi(2) test were used. Of the 45 children with cerebellar hypoplasia, 39 exhibited developmental delay; 24, speech delay; 25, seizures; nine, microcephaly; 22, hypotonia; 22, ataxia and impaired coordination; four, abnormal movements (tremor or titubation); 13, hypertonia; eight, autistic features; and 18, ocular signs (nystagmus, strabismus, and abnormal ocular movements). Statistically significant clinical features of children with cerebellar hypoplasia compared with those without were development and speech delay, microcephaly, abnormal movements, ataxia and impaired coordination, autistic features, hypotonia, and ocular signs. The regression combination of speech delay, ataxia, hypotonia, autistic features, and ocular signs correctly predicted 86% of those with cerebellar hypoplasia. Main clinical features of cerebellar hypoplasia are developmental or speech delay, autistic features, ataxia, hypotonia, and ocular signs.","container-title":"Pediatric Neurology","DOI":"10.1016/s0887-8994(03)00016-x","ISSN":"0887-8994","issue":"5","journalAbbreviation":"Pediatr. Neurol.","language":"eng","note":"PMID: 12878295","page":"347-351","source":"PubMed","title":"Clinical spectrum associated with cerebellar hypoplasia","volume":"28","author":[{"family":"Wassmer","given":"Evangeline"},{"family":"Davies","given":"Paul"},{"family":"Whitehouse","given":"William P."},{"family":"Green","given":"Stuart H."}],"issued":{"date-parts":[["2003",5]]}}}],"schema":"https://github.com/citation-style-language/schema/raw/master/csl-citation.json"}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(Wassmer et al., 2003)</w:t>
      </w:r>
      <w:r>
        <w:rPr>
          <w:rFonts w:cs="Arial" w:ascii="Arial" w:hAnsi="Arial"/>
        </w:rPr>
      </w:r>
      <w:r>
        <w:rPr>
          <w:rFonts w:cs="Arial" w:ascii="Arial" w:hAnsi="Arial"/>
        </w:rPr>
        <w:fldChar w:fldCharType="end"/>
      </w:r>
      <w:r>
        <w:rPr>
          <w:rFonts w:cs="Arial" w:ascii="Arial" w:hAnsi="Arial"/>
        </w:rPr>
        <w:t xml:space="preserve">. Microcephaly </w:t>
      </w:r>
      <w:r>
        <w:fldChar w:fldCharType="begin"/>
      </w:r>
      <w:r>
        <w:rPr>
          <w:rFonts w:cs="Arial" w:ascii="Arial" w:hAnsi="Arial"/>
        </w:rPr>
        <w:instrText>ADDIN ZOTERO_ITEM CSL_CITATION {"citationID":"R56ON3mn","properties":{"formattedCitation":"(Wassmer et al., 2003)","plainCitation":"(Wassmer et al., 2003)","noteIndex":0},"citationItems":[{"id":311,"uris":["http://zotero.org/users/5336149/items/FGVJ7E85"],"uri":["http://zotero.org/users/5336149/items/FGVJ7E85"],"itemData":{"id":311,"type":"article-journal","abstract":"We reviewed 45 children with cerebellar hypoplasia on magnetic resonance imaging to identify clinical features associated with cerebellar hypoplasia. We then studied children presenting with any likely associated clinical feature of cerebellar hypoplasia previously observed or reported. Two hundred fifty-one children, with one or more of these features, exhibited no cerebellar hypoplasia on imaging. We compared the children with cerebellar hypoplasia with those without cerebellar hypoplasia. Logistic regression and Pearson's chi(2) test were used. Of the 45 children with cerebellar hypoplasia, 39 exhibited developmental delay; 24, speech delay; 25, seizures; nine, microcephaly; 22, hypotonia; 22, ataxia and impaired coordination; four, abnormal movements (tremor or titubation); 13, hypertonia; eight, autistic features; and 18, ocular signs (nystagmus, strabismus, and abnormal ocular movements). Statistically significant clinical features of children with cerebellar hypoplasia compared with those without were development and speech delay, microcephaly, abnormal movements, ataxia and impaired coordination, autistic features, hypotonia, and ocular signs. The regression combination of speech delay, ataxia, hypotonia, autistic features, and ocular signs correctly predicted 86% of those with cerebellar hypoplasia. Main clinical features of cerebellar hypoplasia are developmental or speech delay, autistic features, ataxia, hypotonia, and ocular signs.","container-title":"Pediatric Neurology","DOI":"10.1016/s0887-8994(03)00016-x","ISSN":"0887-8994","issue":"5","journalAbbreviation":"Pediatr. Neurol.","language":"eng","note":"PMID: 12878295","page":"347-351","source":"PubMed","title":"Clinical spectrum associated with cerebellar hypoplasia","volume":"28","author":[{"family":"Wassmer","given":"Evangeline"},{"family":"Davies","given":"Paul"},{"family":"Whitehouse","given":"William P."},{"family":"Green","given":"Stuart H."}],"issued":{"date-parts":[["2003",5]]}}}],"schema":"https://github.com/citation-style-language/schema/raw/master/csl-citation.json"}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(Wassmer et al., 2003)</w:t>
      </w:r>
      <w:r>
        <w:rPr>
          <w:rFonts w:cs="Arial" w:ascii="Arial" w:hAnsi="Arial"/>
        </w:rPr>
      </w:r>
      <w:r>
        <w:rPr>
          <w:rFonts w:cs="Arial" w:ascii="Arial" w:hAnsi="Arial"/>
        </w:rPr>
        <w:fldChar w:fldCharType="end"/>
      </w:r>
      <w:r>
        <w:rPr>
          <w:rFonts w:cs="Arial" w:ascii="Arial" w:hAnsi="Arial"/>
        </w:rPr>
        <w:t xml:space="preserve">, nystagmus </w:t>
      </w:r>
      <w:r>
        <w:fldChar w:fldCharType="begin"/>
      </w:r>
      <w:r>
        <w:rPr>
          <w:rFonts w:cs="Arial" w:ascii="Arial" w:hAnsi="Arial"/>
        </w:rPr>
        <w:instrText>ADDIN ZOTERO_ITEM CSL_CITATION {"citationID":"S9hO0Smy","properties":{"formattedCitation":"(Wassmer et al., 2003)","plainCitation":"(Wassmer et al., 2003)","noteIndex":0},"citationItems":[{"id":311,"uris":["http://zotero.org/users/5336149/items/FGVJ7E85"],"uri":["http://zotero.org/users/5336149/items/FGVJ7E85"],"itemData":{"id":311,"type":"article-journal","abstract":"We reviewed 45 children with cerebellar hypoplasia on magnetic resonance imaging to identify clinical features associated with cerebellar hypoplasia. We then studied children presenting with any likely associated clinical feature of cerebellar hypoplasia previously observed or reported. Two hundred fifty-one children, with one or more of these features, exhibited no cerebellar hypoplasia on imaging. We compared the children with cerebellar hypoplasia with those without cerebellar hypoplasia. Logistic regression and Pearson's chi(2) test were used. Of the 45 children with cerebellar hypoplasia, 39 exhibited developmental delay; 24, speech delay; 25, seizures; nine, microcephaly; 22, hypotonia; 22, ataxia and impaired coordination; four, abnormal movements (tremor or titubation); 13, hypertonia; eight, autistic features; and 18, ocular signs (nystagmus, strabismus, and abnormal ocular movements). Statistically significant clinical features of children with cerebellar hypoplasia compared with those without were development and speech delay, microcephaly, abnormal movements, ataxia and impaired coordination, autistic features, hypotonia, and ocular signs. The regression combination of speech delay, ataxia, hypotonia, autistic features, and ocular signs correctly predicted 86% of those with cerebellar hypoplasia. Main clinical features of cerebellar hypoplasia are developmental or speech delay, autistic features, ataxia, hypotonia, and ocular signs.","container-title":"Pediatric Neurology","DOI":"10.1016/s0887-8994(03)00016-x","ISSN":"0887-8994","issue":"5","journalAbbreviation":"Pediatr. Neurol.","language":"eng","note":"PMID: 12878295","page":"347-351","source":"PubMed","title":"Clinical spectrum associated with cerebellar hypoplasia","volume":"28","author":[{"family":"Wassmer","given":"Evangeline"},{"family":"Davies","given":"Paul"},{"family":"Whitehouse","given":"William P."},{"family":"Green","given":"Stuart H."}],"issued":{"date-parts":[["2003",5]]}}}],"schema":"https://github.com/citation-style-language/schema/raw/master/csl-citation.json"}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(Wassmer et al., 2003)</w:t>
      </w:r>
      <w:r>
        <w:rPr>
          <w:rFonts w:cs="Arial" w:ascii="Arial" w:hAnsi="Arial"/>
        </w:rPr>
      </w:r>
      <w:r>
        <w:rPr>
          <w:rFonts w:cs="Arial" w:ascii="Arial" w:hAnsi="Arial"/>
        </w:rPr>
        <w:fldChar w:fldCharType="end"/>
      </w:r>
      <w:r>
        <w:rPr>
          <w:rFonts w:cs="Arial" w:ascii="Arial" w:hAnsi="Arial"/>
        </w:rPr>
        <w:t xml:space="preserve">, and facial dysmorphism were also reported </w:t>
      </w:r>
      <w:r>
        <w:fldChar w:fldCharType="begin"/>
      </w:r>
      <w:r>
        <w:rPr>
          <w:rFonts w:cs="Arial" w:ascii="Arial" w:hAnsi="Arial"/>
        </w:rPr>
        <w:instrText>ADDIN ZOTERO_ITEM CSL_CITATION {"citationID":"nzuDIrv6","properties":{"formattedCitation":"(Ventura et al., 2006)","plainCitation":"(Ventura et al., 2006)","noteIndex":0},"citationItems":[{"id":276,"uris":["http://zotero.org/users/5336149/items/ICZYKBQV"],"uri":["http://zotero.org/users/5336149/items/ICZYKBQV"],"itemData":{"id":276,"type":"article-journal","abstract":"Congenital nonprogressive cerebellar ataxia includes a complex group of disorders with heterogeneous phenotypic and etiopathogenetic characteristics. Despite recent advances in the understanding of the role of the cerebellum in cognition and behavior, the opinion that the clinical presentation of congenital cerebellar diseases is principally linked to motor dysfunction is common. This is largely due to the lack of well-organized epidemiologic studies on the prevalence of nonmotor disturbances in cerebellar disease. The association between congenital cerebellar disease and epilepsy has rarely been described. We report clinical, neurophysiologic, neuroimaging, and neuropsychologic features in a group of 14 patients with congenital nonprogressive cerebellar ataxia associated with cerebellar hypoplasia, 5 of whom have familial disease, aiming to further a better knowledge of the prevalence of cognitive and/or emotional impairment and epilepsy. The results confirm that cerebellar hypoplasia predisposes individuals to psychomotor delay (71.4%) and cognitive impairment (85.7%). Moreover, the tendency toward abnormal electroencephalographic (EEG) findings (78.5%), associated in a minor percentage of cases with epilepsy (28.5%), is also evident in our study.","container-title":"Journal of Child Neurology","DOI":"10.1177/08830738060210091301","ISSN":"0883-0738","issue":"9","journalAbbreviation":"J. Child Neurol.","language":"eng","note":"PMID: 16970885","page":"776-781","source":"PubMed","title":"Mental retardation and epilepsy in patients with isolated cerebellar hypoplasia","volume":"21","author":[{"family":"Ventura","given":"Patrizia"},{"family":"Presicci","given":"Anna"},{"family":"Perniola","given":"Tommaso"},{"family":"Campa","given":"Maria Gloria"},{"family":"Margari","given":"Lucia"}],"issued":{"date-parts":[["2006",9]]}}}],"schema":"https://github.com/citation-style-language/schema/raw/master/csl-citation.json"}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(Ventura et al., 2006)</w:t>
      </w:r>
      <w:r>
        <w:rPr>
          <w:rFonts w:cs="Arial" w:ascii="Arial" w:hAnsi="Arial"/>
        </w:rPr>
      </w:r>
      <w:r>
        <w:rPr>
          <w:rFonts w:cs="Arial" w:ascii="Arial" w:hAnsi="Arial"/>
        </w:rPr>
        <w:fldChar w:fldCharType="end"/>
      </w:r>
      <w:r>
        <w:rPr>
          <w:rFonts w:cs="Arial" w:ascii="Arial" w:hAnsi="Arial"/>
        </w:rPr>
        <w:t xml:space="preserve">. Mental retardation (MR) has also ranged from borderline, mild MR to severe MR </w:t>
      </w:r>
      <w:r>
        <w:fldChar w:fldCharType="begin"/>
      </w:r>
      <w:r>
        <w:rPr>
          <w:rFonts w:cs="Arial" w:ascii="Arial" w:hAnsi="Arial"/>
        </w:rPr>
        <w:instrText>ADDIN ZOTERO_ITEM CSL_CITATION {"citationID":"x3wpCPF0","properties":{"formattedCitation":"(Ventura et al., 2006)","plainCitation":"(Ventura et al., 2006)","noteIndex":0},"citationItems":[{"id":276,"uris":["http://zotero.org/users/5336149/items/ICZYKBQV"],"uri":["http://zotero.org/users/5336149/items/ICZYKBQV"],"itemData":{"id":276,"type":"article-journal","abstract":"Congenital nonprogressive cerebellar ataxia includes a complex group of disorders with heterogeneous phenotypic and etiopathogenetic characteristics. Despite recent advances in the understanding of the role of the cerebellum in cognition and behavior, the opinion that the clinical presentation of congenital cerebellar diseases is principally linked to motor dysfunction is common. This is largely due to the lack of well-organized epidemiologic studies on the prevalence of nonmotor disturbances in cerebellar disease. The association between congenital cerebellar disease and epilepsy has rarely been described. We report clinical, neurophysiologic, neuroimaging, and neuropsychologic features in a group of 14 patients with congenital nonprogressive cerebellar ataxia associated with cerebellar hypoplasia, 5 of whom have familial disease, aiming to further a better knowledge of the prevalence of cognitive and/or emotional impairment and epilepsy. The results confirm that cerebellar hypoplasia predisposes individuals to psychomotor delay (71.4%) and cognitive impairment (85.7%). Moreover, the tendency toward abnormal electroencephalographic (EEG) findings (78.5%), associated in a minor percentage of cases with epilepsy (28.5%), is also evident in our study.","container-title":"Journal of Child Neurology","DOI":"10.1177/08830738060210091301","ISSN":"0883-0738","issue":"9","journalAbbreviation":"J. Child Neurol.","language":"eng","note":"PMID: 16970885","page":"776-781","source":"PubMed","title":"Mental retardation and epilepsy in patients with isolated cerebellar hypoplasia","volume":"21","author":[{"family":"Ventura","given":"Patrizia"},{"family":"Presicci","given":"Anna"},{"family":"Perniola","given":"Tommaso"},{"family":"Campa","given":"Maria Gloria"},{"family":"Margari","given":"Lucia"}],"issued":{"date-parts":[["2006",9]]}}}],"schema":"https://github.com/citation-style-language/schema/raw/master/csl-citation.json"}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(Ventura et al., 2006)</w:t>
      </w:r>
      <w:r>
        <w:rPr>
          <w:rFonts w:cs="Arial" w:ascii="Arial" w:hAnsi="Arial"/>
        </w:rPr>
      </w:r>
      <w:r>
        <w:rPr>
          <w:rFonts w:cs="Arial" w:ascii="Arial" w:hAnsi="Arial"/>
        </w:rPr>
        <w:fldChar w:fldCharType="end"/>
      </w:r>
      <w:r>
        <w:rPr>
          <w:rFonts w:cs="Arial" w:ascii="Arial" w:hAnsi="Arial"/>
        </w:rPr>
        <w:t xml:space="preserve">. In terms of prognosis, this may remain poorly defined, depending on the exact brain malformation within the cerebellar region </w:t>
      </w:r>
      <w:r>
        <w:fldChar w:fldCharType="begin"/>
      </w:r>
      <w:r>
        <w:rPr>
          <w:rFonts w:cs="Arial" w:ascii="Arial" w:hAnsi="Arial"/>
        </w:rPr>
        <w:instrText>ADDIN ZOTERO_ITEM CSL_CITATION {"citationID":"PYcG4txD","properties":{"formattedCitation":"(Pinchefsky et al., 2019)","plainCitation":"(Pinchefsky et al., 2019)","noteIndex":0},"citationItems":[{"id":313,"uris":["http://zotero.org/users/5336149/items/WJF5J3RF"],"uri":["http://zotero.org/users/5336149/items/WJF5J3RF"],"itemData":{"id":313,"type":"article-journal","abstract":"AIM: Neurodevelopmental outcomes in children with congenital cerebellar malformations (CCMs) remain poorly defined. We aimed to assess whether specific neuroimaging features in CCM patients correlate with neurodevelopmental outcomes.\nMETHOD: Hospital records and neuroimaging of 67 children with CCMs were systematically reviewed. Logistic regression analyses were used to assess associations between specific imaging features and neurodevelopmental outcomes.\nRESULTS: CCM categories were distributed as follows: 28 percent isolated vermis hypoplasia (n=19), 28 percent global cerebellar hypoplasia (n=19), 15 percent Dandy-Walker malformation (n=10), 13 percent pontocerebellar hypoplasia (PCH, n=9), 9 percent molar tooth malformation (n=6), 3 percent rhombencephalosynapsis (n=2), and 3 percent unilateral cerebellar malformation (n=2). Overall, 85 percent (55/65) of the cohort had global developmental delay (GDD). Intellectual disability was present in 61 percent (27/43) and autism spectrum disorder (ASD) in 12 percent (6/52). Adjusting for supratentorial malformations and presence of genetic findings, severe GDD was associated with cerebellar hypoplasia (p=0.049) and PCH (p=0.030), whereas children with vermis hypoplasia were less likely to have severe GDD (p=0.003). Presence of supratentorial abnormalities was not significantly associated with worse neurodevelopmental outcome but was associated with epilepsy.\nINTERPRETATION: Children with CCMs have high prevalence of neurodevelopmental deficits. Specific features on imaging can aid prognostication and establish early intervention strategies.\nWHAT THIS PAPER ADDS: Atypical long-term neurodevelopmental outcome is very common in patients with congenital cerebellar malformations (CCMs). Involvement of the brainstem and cerebellar hemispheres predicts more severe neurodevelopmental disability. Most patients with vermis hypoplasia have language delay but are verbal. Supratentorial abnormalities are not significantly associated with worse neurodevelopmental outcome but are associated with epilepsy. Comorbidities are common in CCMs, especially ophthalmological issues in cerebellar hypoplasia and sensorineural hearing loss in pontocerebellar hypoplasia.","container-title":"Developmental Medicine and Child Neurology","DOI":"10.1111/dmcn.14059","ISSN":"1469-8749","issue":"3","journalAbbreviation":"Dev Med Child Neurol","language":"eng","note":"PMID: 30320441","page":"350-358","source":"PubMed","title":"Developmental outcomes in children with congenital cerebellar malformations","volume":"61","author":[{"family":"Pinchefsky","given":"Elana F."},{"family":"Accogli","given":"Andrea"},{"family":"Shevell","given":"Michael I."},{"family":"Saint-Martin","given":"Christine"},{"family":"Srour","given":"Myriam"}],"issued":{"date-parts":[["2019"]]}}}],"schema":"https://github.com/citation-style-language/schema/raw/master/csl-citation.json"}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(Pinchefsky et al., 2019)</w:t>
      </w:r>
      <w:r>
        <w:rPr>
          <w:rFonts w:cs="Arial" w:ascii="Arial" w:hAnsi="Arial"/>
        </w:rPr>
      </w:r>
      <w:r>
        <w:rPr>
          <w:rFonts w:cs="Arial" w:ascii="Arial" w:hAnsi="Arial"/>
        </w:rPr>
        <w:fldChar w:fldCharType="end"/>
      </w:r>
      <w:r>
        <w:rPr>
          <w:rFonts w:cs="Arial" w:ascii="Arial" w:hAnsi="Arial"/>
        </w:rPr>
        <w:t xml:space="preserve">. Severe global developmental delays were significantly associated with CH (p=0.049), whereas children with vermis hypoplasia were less likely to have severe global developmental delays (p=0.003) </w:t>
      </w:r>
      <w:r>
        <w:fldChar w:fldCharType="begin"/>
      </w:r>
      <w:r>
        <w:rPr>
          <w:rFonts w:cs="Arial" w:ascii="Arial" w:hAnsi="Arial"/>
        </w:rPr>
        <w:instrText>ADDIN ZOTERO_ITEM CSL_CITATION {"citationID":"kcM49cdD","properties":{"formattedCitation":"(Pinchefsky et al., 2019)","plainCitation":"(Pinchefsky et al., 2019)","noteIndex":0},"citationItems":[{"id":313,"uris":["http://zotero.org/users/5336149/items/WJF5J3RF"],"uri":["http://zotero.org/users/5336149/items/WJF5J3RF"],"itemData":{"id":313,"type":"article-journal","abstract":"AIM: Neurodevelopmental outcomes in children with congenital cerebellar malformations (CCMs) remain poorly defined. We aimed to assess whether specific neuroimaging features in CCM patients correlate with neurodevelopmental outcomes.\nMETHOD: Hospital records and neuroimaging of 67 children with CCMs were systematically reviewed. Logistic regression analyses were used to assess associations between specific imaging features and neurodevelopmental outcomes.\nRESULTS: CCM categories were distributed as follows: 28 percent isolated vermis hypoplasia (n=19), 28 percent global cerebellar hypoplasia (n=19), 15 percent Dandy-Walker malformation (n=10), 13 percent pontocerebellar hypoplasia (PCH, n=9), 9 percent molar tooth malformation (n=6), 3 percent rhombencephalosynapsis (n=2), and 3 percent unilateral cerebellar malformation (n=2). Overall, 85 percent (55/65) of the cohort had global developmental delay (GDD). Intellectual disability was present in 61 percent (27/43) and autism spectrum disorder (ASD) in 12 percent (6/52). Adjusting for supratentorial malformations and presence of genetic findings, severe GDD was associated with cerebellar hypoplasia (p=0.049) and PCH (p=0.030), whereas children with vermis hypoplasia were less likely to have severe GDD (p=0.003). Presence of supratentorial abnormalities was not significantly associated with worse neurodevelopmental outcome but was associated with epilepsy.\nINTERPRETATION: Children with CCMs have high prevalence of neurodevelopmental deficits. Specific features on imaging can aid prognostication and establish early intervention strategies.\nWHAT THIS PAPER ADDS: Atypical long-term neurodevelopmental outcome is very common in patients with congenital cerebellar malformations (CCMs). Involvement of the brainstem and cerebellar hemispheres predicts more severe neurodevelopmental disability. Most patients with vermis hypoplasia have language delay but are verbal. Supratentorial abnormalities are not significantly associated with worse neurodevelopmental outcome but are associated with epilepsy. Comorbidities are common in CCMs, especially ophthalmological issues in cerebellar hypoplasia and sensorineural hearing loss in pontocerebellar hypoplasia.","container-title":"Developmental Medicine and Child Neurology","DOI":"10.1111/dmcn.14059","ISSN":"1469-8749","issue":"3","journalAbbreviation":"Dev Med Child Neurol","language":"eng","note":"PMID: 30320441","page":"350-358","source":"PubMed","title":"Developmental outcomes in children with congenital cerebellar malformations","volume":"61","author":[{"family":"Pinchefsky","given":"Elana F."},{"family":"Accogli","given":"Andrea"},{"family":"Shevell","given":"Michael I."},{"family":"Saint-Martin","given":"Christine"},{"family":"Srour","given":"Myriam"}],"issued":{"date-parts":[["2019"]]}}}],"schema":"https://github.com/citation-style-language/schema/raw/master/csl-citation.json"}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(Pinchefsky et al., 2019)</w:t>
      </w:r>
      <w:r>
        <w:rPr>
          <w:rFonts w:cs="Arial" w:ascii="Arial" w:hAnsi="Arial"/>
        </w:rPr>
      </w:r>
      <w:r>
        <w:rPr>
          <w:rFonts w:cs="Arial" w:ascii="Arial" w:hAnsi="Arial"/>
        </w:rPr>
        <w:fldChar w:fldCharType="end"/>
      </w:r>
      <w:r>
        <w:rPr>
          <w:rFonts w:cs="Arial" w:ascii="Arial" w:hAnsi="Arial"/>
        </w:rPr>
        <w:t xml:space="preserve">. </w:t>
      </w:r>
    </w:p>
    <w:p>
      <w:pPr>
        <w:pStyle w:val="Normal"/>
        <w:spacing w:lineRule="auto" w:line="480"/>
        <w:rPr>
          <w:rFonts w:ascii="Arial" w:hAnsi="Arial" w:cs="Arial"/>
        </w:rPr>
      </w:pPr>
      <w:r>
        <w:rPr>
          <w:rFonts w:cs="Arial" w:ascii="Arial" w:hAnsi="Arial"/>
        </w:rPr>
      </w:r>
    </w:p>
    <w:p>
      <w:pPr>
        <w:pStyle w:val="Normal"/>
        <w:spacing w:lineRule="auto" w:line="480"/>
        <w:rPr>
          <w:rFonts w:ascii="Arial" w:hAnsi="Arial" w:cs="Arial"/>
          <w:b/>
          <w:b/>
          <w:bCs/>
        </w:rPr>
      </w:pPr>
      <w:r>
        <w:rPr>
          <w:rFonts w:cs="Arial" w:ascii="Arial" w:hAnsi="Arial"/>
          <w:b/>
          <w:bCs/>
        </w:rPr>
        <w:t>Conclusions:</w:t>
      </w:r>
    </w:p>
    <w:p>
      <w:pPr>
        <w:pStyle w:val="Normal"/>
        <w:spacing w:lineRule="auto" w:line="480"/>
        <w:ind w:firstLine="720"/>
        <w:rPr>
          <w:rFonts w:ascii="Arial" w:hAnsi="Arial" w:cs="Arial"/>
        </w:rPr>
      </w:pPr>
      <w:r>
        <w:rPr>
          <w:rFonts w:cs="Arial" w:ascii="Arial" w:hAnsi="Arial"/>
        </w:rPr>
        <w:t xml:space="preserve">We report four patients with </w:t>
      </w:r>
      <w:r>
        <w:rPr>
          <w:rFonts w:cs="Arial" w:ascii="Arial" w:hAnsi="Arial"/>
          <w:i/>
          <w:iCs/>
        </w:rPr>
        <w:t>SKOR2</w:t>
      </w:r>
      <w:r>
        <w:rPr>
          <w:rFonts w:cs="Arial" w:ascii="Arial" w:hAnsi="Arial"/>
        </w:rPr>
        <w:t xml:space="preserve"> variants, two of which are siblings, who have cerebellar hypoplasia, various degrees of developmental and speech delays, with patient 2 being non-ambulant and non-verbal. We also compare the reported patients with one other previously reported patient. Previous animal studies provide evidence of abnormal cerebellar development in mice knock-out models </w:t>
      </w:r>
      <w:r>
        <w:fldChar w:fldCharType="begin"/>
      </w:r>
      <w:r>
        <w:rPr>
          <w:rFonts w:cs="Arial" w:ascii="Arial" w:hAnsi="Arial"/>
        </w:rPr>
        <w:instrText>ADDIN ZOTERO_ITEM CSL_CITATION {"citationID":"IP3ucwOE","properties":{"formattedCitation":"(Wang et al., 2011, p. 2)","plainCitation":"(Wang et al., 2011, p. 2)","dontUpdate":true,"noteIndex":0},"citationItems":[{"id":278,"uris":["http://zotero.org/users/5336149/items/7UCYPTEP"],"uri":["http://zotero.org/users/5336149/items/7UCYPTEP"],"itemData":{"id":278,"type":"article-journal","abstract":"Correct development of the cerebellum requires coordinated sonic hedgehog (Shh) signaling from Purkinje to granule cells. How Shh expression is regulated in Purkinje cells is poorly understood. Using a novel tyrosinase minigene-tagged Sleeping Beauty transposon-mediated mutagenesis, which allows for coat color-based genotyping, we created mice in which the Ski/Sno family transcriptional co-repressor 2 (Skor2) gene is deleted. Loss of Skor2 leads to defective Purkinje cell development, a severe reduction of granule cell proliferation and a malformed cerebellum. Skor2 is specifically expressed in Purkinje cells in the brain, where it is required for proper expression of Shh. Skor2 overexpression suppresses BMP signaling in an HDAC-dependent manner and stimulates Shh promoter activity, suggesting that Skor2 represses BMP signaling to activate Shh expression. Our study identifies an essential function for Skor2 as a novel transcriptional regulator in Purkinje cells that acts upstream of Shh during cerebellum development.","container-title":"Development (Cambridge, England)","DOI":"10.1242/dev.067264","ISSN":"1477-9129","issue":"20","journalAbbreviation":"Development","language":"eng","note":"PMID: 21937600\nPMCID: PMC3177318","page":"4487-4497","source":"PubMed","title":"Transposon mutagenesis with coat color genotyping identifies an essential role for Skor2 in sonic hedgehog signaling and cerebellum development","volume":"138","author":[{"family":"Wang","given":"Baiping"},{"family":"Harrison","given":"Wilbur"},{"family":"Overbeek","given":"Paul A."},{"family":"Zheng","given":"Hui"}],"issued":{"date-parts":[["2011",10]]}},"locator":"2"}],"schema":"https://github.com/citation-style-language/schema/raw/master/csl-citation.json"}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(Pinchefsky et al., 2019)</w:t>
      </w:r>
      <w:r>
        <w:rPr>
          <w:rFonts w:cs="Arial" w:ascii="Arial" w:hAnsi="Arial"/>
        </w:rPr>
      </w:r>
      <w:r>
        <w:rPr>
          <w:rFonts w:cs="Arial" w:ascii="Arial" w:hAnsi="Arial"/>
        </w:rPr>
        <w:fldChar w:fldCharType="end"/>
      </w:r>
      <w:r>
        <w:rPr>
          <w:rFonts w:cs="Arial" w:ascii="Arial" w:hAnsi="Arial"/>
        </w:rPr>
        <w:t xml:space="preserve"> </w:t>
      </w:r>
      <w:r>
        <w:fldChar w:fldCharType="begin"/>
      </w:r>
      <w:r>
        <w:rPr>
          <w:rFonts w:cs="Arial" w:ascii="Arial" w:hAnsi="Arial"/>
        </w:rPr>
        <w:instrText>ADDIN ZOTERO_ITEM CSL_CITATION {"citationID":"sNWSe9lO","properties":{"formattedCitation":"(Nakatani et al., 2014, p. 2)","plainCitation":"(Nakatani et al., 2014, p. 2)","dontUpdate":true,"noteIndex":0},"citationItems":[{"id":281,"uris":["http://zotero.org/users/5336149/items/H4YRAYVC"],"uri":["http://zotero.org/users/5336149/items/H4YRAYVC"],"itemData":{"id":281,"type":"article-journal","abstract":"Purkinje cells (PCs) provide the primary output from the cerebellar cortex, which controls movement and posture, and loss of PCs causes severe cerebellar dysfunction. The mechanisms underlying cell fate determination and early differentiation of PC remain largely unknown. Here we show that the c-Ski family member and transcriptional regulator Corl2 is required for correct differentiation of PCs. In Corl2 knock-out embryos, initial PC specification appeared largely normal, but in a subset of presumptive PCs generated near the ventral border of the PC domain, cell fate choice was compromised and cells showed a mixed identity expressing the interneuron marker Pax2 as well. Additionally, selection and maintenance of the transmitter phenotype was compromised in most developing PCs in the mutants. During later differentiation steps, induction of PC marker genes was significantly suppressed, suggesting that maturation was delayed in the absence of Corl2. Consistently, defects in migration, cell polarization and dendrite formation were observed in mutant PCs, although their axonal trajectories appeared normal. These phenotypes closely resembled those of mutants for Rora, an essential regulator of PC differentiation. However, Rora expression was not significantly changed in the Corl2 mutants, indicating that Corl2 does not simply act upstream of Rora to promote PC differentiation. ChIP experiments revealed that Corl2 bound to the promoter regions of several PC-selective genes, which are also known to be direct downstream targets of RORα. Altogether, our results identified a novel regulatory program of PC differentiation involving Corl2, which might cooperate with the RORα pathway.","container-title":"Developmental Biology","DOI":"10.1016/j.ydbio.2014.01.016","ISSN":"1095-564X","issue":"1","journalAbbreviation":"Dev. Biol.","language":"eng","note":"PMID: 24491816","page":"68-80","source":"PubMed","title":"The c-Ski family member and transcriptional regulator Corl2/Skor2 promotes early differentiation of cerebellar Purkinje cells","volume":"388","author":[{"family":"Nakatani","given":"Tomoya"},{"family":"Minaki","given":"Yasuko"},{"family":"Kumai","given":"Minoru"},{"family":"Nitta","given":"Chiemi"},{"family":"Ono","given":"Yuichi"}],"issued":{"date-parts":[["2014",4,1]]}},"locator":"2"}],"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(Nakatani et al., 2014)</w:t>
      </w:r>
      <w:r>
        <w:rPr>
          <w:rFonts w:cs="Arial" w:ascii="Arial" w:hAnsi="Arial"/>
        </w:rPr>
      </w:r>
      <w:r>
        <w:rPr>
          <w:rFonts w:cs="Arial" w:ascii="Arial" w:hAnsi="Arial"/>
        </w:rPr>
        <w:fldChar w:fldCharType="end"/>
      </w:r>
      <w:r>
        <w:rPr>
          <w:rFonts w:cs="Arial" w:ascii="Arial" w:hAnsi="Arial"/>
        </w:rPr>
        <w:t xml:space="preserve">, after the gene was identified in humans </w:t>
      </w:r>
      <w:r>
        <w:fldChar w:fldCharType="begin"/>
      </w:r>
      <w:r>
        <w:rPr>
          <w:rFonts w:cs="Arial" w:ascii="Arial" w:hAnsi="Arial"/>
        </w:rPr>
        <w:instrText>ADDIN ZOTERO_ITEM CSL_CITATION {"citationID":"cmjHQqUU","properties":{"formattedCitation":"(Arndt et al., 2005)","plainCitation":"(Arndt et al., 2005)","noteIndex":0},"citationItems":[{"id":284,"uris":["http://zotero.org/users/5336149/items/ZE2843DT"],"uri":["http://zotero.org/users/5336149/items/ZE2843DT"],"itemData":{"id":284,"type":"article-journal","abstract":"The Sloan Kettering Virus (Ski) family of nuclear oncoproteins represses transforming growth factor-beta (TGF-beta) signaling through inhibition of transcriptional activity of Smad proteins. Here, we report the discovery of a new functional Smad suppressing element on chromosome 18 (Fussel-18). Fussel-18 encodes for a protein of 297 amino acids sharing characteristic structural features, significant homology and similar genomic organization with the homolog Ski family members, Ski and Ski-related novel sequence (Sno). In contrast to Ski and Sno, which are ubiquitously expressed in human tissues, in situ hybridization, RT-PCR, Western blot and immunohistochemistry revealed a highly specific expression pattern for Fussel-18 in neuronal tissues, especially in the cerebellum, the spinal cord and dorsal root ganglia, during both embryogenesis and adult stage. Functionally, we determined interaction of Fussel-18 with Smad 2 and Smad 3 together with an inhibitory activity on TGF-beta signaling. Fussel-18 is the first example of a Smad-binding protein with a highly restricted expression pattern within the nervous system.","container-title":"Laboratory Investigation; a Journal of Technical Methods and Pathology","DOI":"10.1038/labinvest.3700344","ISSN":"0023-6837","issue":"11","journalAbbreviation":"Lab. Invest.","language":"eng","note":"PMID: 16200078","page":"1330-1341","source":"PubMed","title":"Cloning and functional characterization of a new Ski homolog, Fussel-18, specifically expressed in neuronal tissues","volume":"85","author":[{"family":"Arndt","given":"Stephanie"},{"family":"Poser","given":"Ina"},{"family":"Schubert","given":"Thomas"},{"family":"Moser","given":"Markus"},{"family":"Bosserhoff","given":"Anja-Katrin"}],"issued":{"date-parts":[["2005",11]]}}}],"schema":"https://github.com/citation-style-language/schema/raw/master/csl-citation.json"}</w:instrText>
      </w:r>
      <w:r>
        <w:rPr>
          <w:rFonts w:cs="Arial" w:ascii="Arial" w:hAnsi="Arial"/>
        </w:rPr>
      </w:r>
      <w:r>
        <w:rPr>
          <w:rFonts w:cs="Arial" w:ascii="Arial" w:hAnsi="Arial"/>
        </w:rPr>
        <w:fldChar w:fldCharType="separate"/>
      </w:r>
      <w:r>
        <w:rPr>
          <w:rFonts w:cs="Arial" w:ascii="Arial" w:hAnsi="Arial"/>
        </w:rPr>
        <w:t>(Arndt et al., 2005)</w:t>
      </w:r>
      <w:r>
        <w:rPr>
          <w:rFonts w:cs="Arial" w:ascii="Arial" w:hAnsi="Arial"/>
        </w:rPr>
      </w:r>
      <w:r>
        <w:rPr>
          <w:rFonts w:cs="Arial" w:ascii="Arial" w:hAnsi="Arial"/>
        </w:rPr>
        <w:fldChar w:fldCharType="end"/>
      </w:r>
      <w:r>
        <w:rPr>
          <w:rFonts w:cs="Arial" w:ascii="Arial" w:hAnsi="Arial"/>
        </w:rPr>
        <w:t xml:space="preserve">. </w:t>
      </w:r>
      <w:r>
        <w:rPr>
          <w:rFonts w:cs="Arial" w:ascii="Arial" w:hAnsi="Arial"/>
          <w:i/>
          <w:iCs/>
        </w:rPr>
        <w:t>SKOR2</w:t>
      </w:r>
      <w:r>
        <w:rPr>
          <w:rFonts w:cs="Arial" w:ascii="Arial" w:hAnsi="Arial"/>
        </w:rPr>
        <w:t xml:space="preserve"> can be a good candidate for human disease-associations. More studies and additional patient reports are required to provide further evidence. </w:t>
      </w:r>
    </w:p>
    <w:p>
      <w:pPr>
        <w:pStyle w:val="Normal"/>
        <w:spacing w:lineRule="auto" w:line="480"/>
        <w:rPr>
          <w:rFonts w:ascii="Arial" w:hAnsi="Arial" w:cs="Arial"/>
          <w:b/>
          <w:b/>
          <w:bCs/>
        </w:rPr>
      </w:pPr>
      <w:r>
        <w:rPr>
          <w:rFonts w:cs="Arial" w:ascii="Arial" w:hAnsi="Arial"/>
          <w:b/>
          <w:bCs/>
        </w:rPr>
      </w:r>
    </w:p>
    <w:p>
      <w:pPr>
        <w:pStyle w:val="Normal"/>
        <w:rPr>
          <w:rFonts w:ascii="Arial" w:hAnsi="Arial" w:cs="Arial"/>
          <w:ins w:id="25" w:author="Unknown Author" w:date="2020-09-10T13:34:18Z"/>
          <w:b/>
          <w:b/>
          <w:bCs/>
        </w:rPr>
      </w:pPr>
      <w:r>
        <w:rPr>
          <w:rFonts w:cs="Arial" w:ascii="Arial" w:hAnsi="Arial"/>
          <w:b/>
          <w:bCs/>
        </w:rPr>
        <w:t>References:</w:t>
      </w:r>
    </w:p>
    <w:p>
      <w:pPr>
        <w:pStyle w:val="Normal"/>
        <w:bidi w:val="0"/>
        <w:jc w:val="left"/>
        <w:rPr>
          <w:rFonts w:ascii="Times New Roman" w:hAnsi="Times New Roman" w:cs="Times New Roman"/>
          <w:sz w:val="24"/>
          <w:szCs w:val="24"/>
          <w:lang w:val="en-GB"/>
          <w:ins w:id="29" w:author="Unknown Author" w:date="2020-09-10T13:34:18Z"/>
        </w:rPr>
      </w:pPr>
      <w:ins w:id="26" w:author="Unknown Author" w:date="2020-09-10T13:34:18Z">
        <w:r>
          <w:rPr>
            <w:rFonts w:cs="Times New Roman"/>
            <w:sz w:val="24"/>
            <w:szCs w:val="24"/>
            <w:lang w:val="en-GB"/>
          </w:rPr>
          <w:t xml:space="preserve">[11] Clancy, Suzanne. "RNA splicing: introns, exons and spliceosome." </w:t>
        </w:r>
      </w:ins>
      <w:ins w:id="27" w:author="Unknown Author" w:date="2020-09-10T13:34:18Z">
        <w:r>
          <w:rPr>
            <w:rFonts w:cs="Times New Roman"/>
            <w:i/>
            <w:sz w:val="24"/>
            <w:szCs w:val="24"/>
            <w:lang w:val="en-GB"/>
          </w:rPr>
          <w:t>Nature Education</w:t>
        </w:r>
      </w:ins>
      <w:ins w:id="28" w:author="Unknown Author" w:date="2020-09-10T13:34:18Z">
        <w:r>
          <w:rPr>
            <w:rFonts w:cs="Times New Roman"/>
            <w:sz w:val="24"/>
            <w:szCs w:val="24"/>
            <w:lang w:val="en-GB"/>
          </w:rPr>
          <w:t xml:space="preserve"> 1.1 (2008): 31. https://www.nature.com/scitable/topicpage/rna-splicing-introns-exons-and-spliceosome-12375/</w:t>
        </w:r>
      </w:ins>
    </w:p>
    <w:p>
      <w:pPr>
        <w:pStyle w:val="Normal"/>
        <w:bidi w:val="0"/>
        <w:jc w:val="left"/>
        <w:rPr>
          <w:rFonts w:ascii="Times New Roman" w:hAnsi="Times New Roman" w:cs="Times New Roman"/>
          <w:sz w:val="24"/>
          <w:szCs w:val="24"/>
          <w:lang w:val="en-GB"/>
          <w:ins w:id="31" w:author="Unknown Author" w:date="2020-09-10T13:34:18Z"/>
        </w:rPr>
      </w:pPr>
      <w:ins w:id="30" w:author="Unknown Author" w:date="2020-09-10T13:34:18Z">
        <w:r>
          <w:rPr>
            <w:rFonts w:cs="Times New Roman"/>
            <w:sz w:val="24"/>
            <w:szCs w:val="24"/>
            <w:lang w:val="en-GB"/>
          </w:rPr>
        </w:r>
      </w:ins>
    </w:p>
    <w:p>
      <w:pPr>
        <w:pStyle w:val="Normal"/>
        <w:bidi w:val="0"/>
        <w:jc w:val="left"/>
        <w:rPr>
          <w:rFonts w:ascii="Times New Roman" w:hAnsi="Times New Roman" w:cs="Times New Roman"/>
          <w:sz w:val="24"/>
          <w:szCs w:val="24"/>
          <w:lang w:val="en-GB"/>
          <w:ins w:id="34" w:author="Unknown Author" w:date="2020-09-10T13:34:18Z"/>
        </w:rPr>
      </w:pPr>
      <w:ins w:id="32" w:author="Unknown Author" w:date="2020-09-10T13:34:18Z">
        <w:r>
          <w:rPr>
            <w:rFonts w:cs="Times New Roman"/>
            <w:sz w:val="24"/>
            <w:szCs w:val="24"/>
            <w:lang w:val="en-GB"/>
          </w:rPr>
          <w:t xml:space="preserve">[12]  </w:t>
        </w:r>
      </w:ins>
      <w:ins w:id="33" w:author="Unknown Author" w:date="2020-09-10T13:34:18Z">
        <w:r>
          <w:rPr>
            <w:sz w:val="21"/>
          </w:rPr>
          <w:t>Moore MJ, Query CC, Sharp PA. 1993. Splicing of precursors to mRNA by the spliceosome. In RNAWorld(ed. R.F. Gesteland, J.F. Atkins), pp.303 – 357. Cold Spring Harbor Laboratory Press, Cold Spring Harbor,New York</w:t>
        </w:r>
      </w:ins>
    </w:p>
    <w:p>
      <w:pPr>
        <w:pStyle w:val="Normal"/>
        <w:bidi w:val="0"/>
        <w:jc w:val="left"/>
        <w:rPr>
          <w:rFonts w:ascii="Times New Roman" w:hAnsi="Times New Roman" w:cs="Times New Roman"/>
          <w:sz w:val="24"/>
          <w:szCs w:val="24"/>
          <w:lang w:val="en-GB"/>
          <w:ins w:id="36" w:author="Unknown Author" w:date="2020-09-10T13:34:18Z"/>
        </w:rPr>
      </w:pPr>
      <w:hyperlink r:id="rId2">
        <w:ins w:id="35" w:author="Unknown Author" w:date="2020-09-10T13:34:18Z">
          <w:r>
            <w:rPr>
              <w:rStyle w:val="InternetLink"/>
              <w:rFonts w:cs="Times New Roman"/>
              <w:sz w:val="24"/>
              <w:szCs w:val="24"/>
              <w:lang w:val="en-GB"/>
            </w:rPr>
            <w:t>http://citeseerx.ist.psu.edu/viewdoc/download?doi=10.1.1.691.7327&amp;rep=rep1&amp;type=pdf</w:t>
          </w:r>
        </w:ins>
      </w:hyperlink>
    </w:p>
    <w:p>
      <w:pPr>
        <w:pStyle w:val="Normal"/>
        <w:bidi w:val="0"/>
        <w:jc w:val="left"/>
        <w:rPr>
          <w:rFonts w:ascii="Times New Roman" w:hAnsi="Times New Roman" w:cs="Times New Roman"/>
          <w:sz w:val="24"/>
          <w:szCs w:val="24"/>
          <w:lang w:val="en-GB"/>
          <w:ins w:id="38" w:author="Unknown Author" w:date="2020-09-10T13:34:18Z"/>
        </w:rPr>
      </w:pPr>
      <w:ins w:id="37" w:author="Unknown Author" w:date="2020-09-10T13:34:18Z">
        <w:r>
          <w:rPr>
            <w:rFonts w:cs="Times New Roman"/>
            <w:sz w:val="24"/>
            <w:szCs w:val="24"/>
            <w:lang w:val="en-GB"/>
          </w:rPr>
        </w:r>
      </w:ins>
    </w:p>
    <w:p>
      <w:pPr>
        <w:pStyle w:val="Normal"/>
        <w:rPr>
          <w:rFonts w:ascii="Arial" w:hAnsi="Arial" w:cs="Arial"/>
          <w:ins w:id="40" w:author="Unknown Author" w:date="2020-09-10T13:34:18Z"/>
          <w:b/>
          <w:b/>
          <w:bCs/>
        </w:rPr>
      </w:pPr>
      <w:ins w:id="39" w:author="Unknown Author" w:date="2020-09-10T13:34:18Z">
        <w:r>
          <w:rPr>
            <w:rFonts w:cs="Arial" w:ascii="Arial" w:hAnsi="Arial"/>
            <w:b/>
            <w:bCs/>
          </w:rPr>
        </w:r>
      </w:ins>
    </w:p>
    <w:p>
      <w:pPr>
        <w:pStyle w:val="Normal"/>
        <w:rPr>
          <w:rFonts w:ascii="Arial" w:hAnsi="Arial" w:cs="Arial"/>
          <w:b/>
          <w:b/>
          <w:bCs/>
        </w:rPr>
      </w:pPr>
      <w:r>
        <w:rPr>
          <w:rFonts w:cs="Arial" w:ascii="Arial" w:hAnsi="Arial"/>
          <w:b/>
          <w:bCs/>
        </w:rPr>
      </w:r>
    </w:p>
    <w:p>
      <w:pPr>
        <w:pStyle w:val="Normal"/>
        <w:rPr>
          <w:rFonts w:ascii="Arial" w:hAnsi="Arial" w:cs="Arial"/>
        </w:rPr>
      </w:pPr>
      <w:r>
        <w:rPr>
          <w:rFonts w:cs="Arial" w:ascii="Arial" w:hAnsi="Arial"/>
        </w:rPr>
      </w:r>
    </w:p>
    <w:p>
      <w:pPr>
        <w:pStyle w:val="Bibliography"/>
        <w:rPr>
          <w:rFonts w:ascii="Arial" w:hAnsi="Arial" w:cs="Arial"/>
        </w:rPr>
      </w:pPr>
      <w:r>
        <w:fldChar w:fldCharType="begin"/>
      </w:r>
      <w:r>
        <w:rPr>
          <w:rFonts w:ascii="Arial" w:hAnsi="Arial"/>
        </w:rPr>
        <w:instrText>ADDIN ZOTERO_BIBL {"uncited":[],"omitted":[],"custom":[]} CSL_BIBLIOGRAPHY</w:instrText>
      </w:r>
      <w:r>
        <w:rPr>
          <w:rFonts w:ascii="Arial" w:hAnsi="Arial"/>
        </w:rPr>
      </w:r>
      <w:r>
        <w:rPr>
          <w:rFonts w:ascii="Arial" w:hAnsi="Arial"/>
        </w:rPr>
        <w:fldChar w:fldCharType="separate"/>
      </w:r>
      <w:r>
        <w:rPr>
          <w:rFonts w:ascii="Arial" w:hAnsi="Arial"/>
        </w:rPr>
      </w:r>
      <w:r>
        <w:rPr>
          <w:rFonts w:cs="Arial" w:ascii="Arial" w:hAnsi="Arial"/>
        </w:rPr>
        <w:t xml:space="preserve">Arndt, S., Poser, I., Schubert, T., Moser, M., &amp; Bosserhoff, A.-K. (2005). Cloning and functional characterization of a new Ski homolog, Fussel-18, specifically expressed in neuronal tissues. </w:t>
      </w:r>
      <w:r>
        <w:rPr>
          <w:rFonts w:cs="Arial" w:ascii="Arial" w:hAnsi="Arial"/>
          <w:i/>
          <w:iCs/>
        </w:rPr>
        <w:t>Laboratory Investigation; a Journal of Technical Methods and Pathology</w:t>
      </w:r>
      <w:r>
        <w:rPr>
          <w:rFonts w:cs="Arial" w:ascii="Arial" w:hAnsi="Arial"/>
        </w:rPr>
        <w:t xml:space="preserve">, </w:t>
      </w:r>
      <w:r>
        <w:rPr>
          <w:rFonts w:cs="Arial" w:ascii="Arial" w:hAnsi="Arial"/>
          <w:i/>
          <w:iCs/>
        </w:rPr>
        <w:t>85</w:t>
      </w:r>
      <w:r>
        <w:rPr>
          <w:rFonts w:cs="Arial" w:ascii="Arial" w:hAnsi="Arial"/>
        </w:rPr>
        <w:t>(11), 1330–1341. https://doi.org/10.1038/labinvest.3700344</w:t>
      </w:r>
    </w:p>
    <w:p>
      <w:pPr>
        <w:pStyle w:val="Bibliography"/>
        <w:rPr>
          <w:rFonts w:ascii="Arial" w:hAnsi="Arial" w:cs="Arial"/>
        </w:rPr>
      </w:pPr>
      <w:r>
        <w:rPr>
          <w:rFonts w:cs="Arial" w:ascii="Arial" w:hAnsi="Arial"/>
        </w:rPr>
        <w:t xml:space="preserve">Bolduc, M.-E., &amp; Limperopoulos, C. (2009). Neurodevelopmental outcomes in children with cerebellar malformations: A systematic review. </w:t>
      </w:r>
      <w:r>
        <w:rPr>
          <w:rFonts w:cs="Arial" w:ascii="Arial" w:hAnsi="Arial"/>
          <w:i/>
          <w:iCs/>
        </w:rPr>
        <w:t>Developmental Medicine and Child Neurology</w:t>
      </w:r>
      <w:r>
        <w:rPr>
          <w:rFonts w:cs="Arial" w:ascii="Arial" w:hAnsi="Arial"/>
        </w:rPr>
        <w:t xml:space="preserve">, </w:t>
      </w:r>
      <w:r>
        <w:rPr>
          <w:rFonts w:cs="Arial" w:ascii="Arial" w:hAnsi="Arial"/>
          <w:i/>
          <w:iCs/>
        </w:rPr>
        <w:t>51</w:t>
      </w:r>
      <w:r>
        <w:rPr>
          <w:rFonts w:cs="Arial" w:ascii="Arial" w:hAnsi="Arial"/>
        </w:rPr>
        <w:t>(4), 256–267. https://doi.org/10.1111/j.1469-8749.2008.03224.x</w:t>
      </w:r>
    </w:p>
    <w:p>
      <w:pPr>
        <w:pStyle w:val="Bibliography"/>
        <w:rPr>
          <w:rFonts w:ascii="Arial" w:hAnsi="Arial" w:cs="Arial"/>
        </w:rPr>
      </w:pPr>
      <w:r>
        <w:rPr>
          <w:rFonts w:cs="Arial" w:ascii="Arial" w:hAnsi="Arial"/>
        </w:rPr>
        <w:t xml:space="preserve">Davis, C. A., &amp; Joyner, A. L. (1988). Expression patterns of the homeo box-containing genes En-1 and En-2 and the proto-oncogene int-1 diverge during mouse development. </w:t>
      </w:r>
      <w:r>
        <w:rPr>
          <w:rFonts w:cs="Arial" w:ascii="Arial" w:hAnsi="Arial"/>
          <w:i/>
          <w:iCs/>
        </w:rPr>
        <w:t>Genes &amp; Development</w:t>
      </w:r>
      <w:r>
        <w:rPr>
          <w:rFonts w:cs="Arial" w:ascii="Arial" w:hAnsi="Arial"/>
        </w:rPr>
        <w:t xml:space="preserve">, </w:t>
      </w:r>
      <w:r>
        <w:rPr>
          <w:rFonts w:cs="Arial" w:ascii="Arial" w:hAnsi="Arial"/>
          <w:i/>
          <w:iCs/>
        </w:rPr>
        <w:t>2</w:t>
      </w:r>
      <w:r>
        <w:rPr>
          <w:rFonts w:cs="Arial" w:ascii="Arial" w:hAnsi="Arial"/>
        </w:rPr>
        <w:t>(12B), 1736–1744. https://doi.org/10.1101/gad.2.12b.1736</w:t>
      </w:r>
    </w:p>
    <w:p>
      <w:pPr>
        <w:pStyle w:val="Bibliography"/>
        <w:rPr>
          <w:rFonts w:ascii="Arial" w:hAnsi="Arial" w:cs="Arial"/>
        </w:rPr>
      </w:pPr>
      <w:r>
        <w:rPr>
          <w:rFonts w:cs="Arial" w:ascii="Arial" w:hAnsi="Arial"/>
        </w:rPr>
        <w:t xml:space="preserve">Ekblad, M., Korkeila, J., Parkkola, R., Lapinleimu, H., Haataja, L., Lehtonen, L., &amp; PIPARI Study Group. (2010). Maternal smoking during pregnancy and regional brain volumes in preterm infants. </w:t>
      </w:r>
      <w:r>
        <w:rPr>
          <w:rFonts w:cs="Arial" w:ascii="Arial" w:hAnsi="Arial"/>
          <w:i/>
          <w:iCs/>
        </w:rPr>
        <w:t>The Journal of Pediatrics</w:t>
      </w:r>
      <w:r>
        <w:rPr>
          <w:rFonts w:cs="Arial" w:ascii="Arial" w:hAnsi="Arial"/>
        </w:rPr>
        <w:t xml:space="preserve">, </w:t>
      </w:r>
      <w:r>
        <w:rPr>
          <w:rFonts w:cs="Arial" w:ascii="Arial" w:hAnsi="Arial"/>
          <w:i/>
          <w:iCs/>
        </w:rPr>
        <w:t>156</w:t>
      </w:r>
      <w:r>
        <w:rPr>
          <w:rFonts w:cs="Arial" w:ascii="Arial" w:hAnsi="Arial"/>
        </w:rPr>
        <w:t>(2), 185-190.e1. https://doi.org/10.1016/j.jpeds.2009.07.061</w:t>
      </w:r>
    </w:p>
    <w:p>
      <w:pPr>
        <w:pStyle w:val="Bibliography"/>
        <w:rPr>
          <w:rFonts w:ascii="Arial" w:hAnsi="Arial" w:cs="Arial"/>
        </w:rPr>
      </w:pPr>
      <w:r>
        <w:rPr>
          <w:rFonts w:cs="Arial" w:ascii="Arial" w:hAnsi="Arial"/>
        </w:rPr>
        <w:t xml:space="preserve">Fine, E. J., Ionita, C. C., &amp; Lohr, L. (2002). The history of the development of the cerebellar examination. </w:t>
      </w:r>
      <w:r>
        <w:rPr>
          <w:rFonts w:cs="Arial" w:ascii="Arial" w:hAnsi="Arial"/>
          <w:i/>
          <w:iCs/>
        </w:rPr>
        <w:t>Seminars in Neurology</w:t>
      </w:r>
      <w:r>
        <w:rPr>
          <w:rFonts w:cs="Arial" w:ascii="Arial" w:hAnsi="Arial"/>
        </w:rPr>
        <w:t xml:space="preserve">, </w:t>
      </w:r>
      <w:r>
        <w:rPr>
          <w:rFonts w:cs="Arial" w:ascii="Arial" w:hAnsi="Arial"/>
          <w:i/>
          <w:iCs/>
        </w:rPr>
        <w:t>22</w:t>
      </w:r>
      <w:r>
        <w:rPr>
          <w:rFonts w:cs="Arial" w:ascii="Arial" w:hAnsi="Arial"/>
        </w:rPr>
        <w:t>(4), 375–384. https://doi.org/10.1055/s-2002-36759</w:t>
      </w:r>
    </w:p>
    <w:p>
      <w:pPr>
        <w:pStyle w:val="Bibliography"/>
        <w:rPr>
          <w:rFonts w:ascii="Arial" w:hAnsi="Arial" w:cs="Arial"/>
        </w:rPr>
      </w:pPr>
      <w:r>
        <w:rPr>
          <w:rFonts w:cs="Arial" w:ascii="Arial" w:hAnsi="Arial"/>
        </w:rPr>
        <w:t xml:space="preserve">Hennekam, R. C. M., Allanson, J. E., Biesecker, L. G., Carey, J. C., Opitz, J. M., &amp; Vilain, E. (2013). Elements of morphology: Standard terminology for the external genitalia. </w:t>
      </w:r>
      <w:r>
        <w:rPr>
          <w:rFonts w:cs="Arial" w:ascii="Arial" w:hAnsi="Arial"/>
          <w:i/>
          <w:iCs/>
        </w:rPr>
        <w:t>American Journal of Medical Genetics. Part A</w:t>
      </w:r>
      <w:r>
        <w:rPr>
          <w:rFonts w:cs="Arial" w:ascii="Arial" w:hAnsi="Arial"/>
        </w:rPr>
        <w:t xml:space="preserve">, </w:t>
      </w:r>
      <w:r>
        <w:rPr>
          <w:rFonts w:cs="Arial" w:ascii="Arial" w:hAnsi="Arial"/>
          <w:i/>
          <w:iCs/>
        </w:rPr>
        <w:t>161A</w:t>
      </w:r>
      <w:r>
        <w:rPr>
          <w:rFonts w:cs="Arial" w:ascii="Arial" w:hAnsi="Arial"/>
        </w:rPr>
        <w:t>(6), 1238–1263. https://doi.org/10.1002/ajmg.a.35934</w:t>
      </w:r>
    </w:p>
    <w:p>
      <w:pPr>
        <w:pStyle w:val="Bibliography"/>
        <w:rPr>
          <w:rFonts w:ascii="Arial" w:hAnsi="Arial" w:cs="Arial"/>
        </w:rPr>
      </w:pPr>
      <w:r>
        <w:rPr>
          <w:rFonts w:cs="Arial" w:ascii="Arial" w:hAnsi="Arial"/>
        </w:rPr>
        <w:t xml:space="preserve">Kanca, O., Andrews, J. C., Lee, P.-T., Patel, C., Braddock, S. R., Slavotinek, A. M., Cohen, J. S., Gubbels, C. S., Aldinger, K. A., Williams, J., Indaram, M., Fatemi, A., Yu, T. W., Agrawal, P. B., Vezina, G., Simons, C., Crawford, J., Lau, C. C., Undiagnosed Diseases Network, … Malicdan, M. C. V. (2019). De Novo Variants in WDR37 Are Associated with Epilepsy, Colobomas, Dysmorphism, Developmental Delay, Intellectual Disability, and Cerebellar Hypoplasia. </w:t>
      </w:r>
      <w:r>
        <w:rPr>
          <w:rFonts w:cs="Arial" w:ascii="Arial" w:hAnsi="Arial"/>
          <w:i/>
          <w:iCs/>
        </w:rPr>
        <w:t>American Journal of Human Genetics</w:t>
      </w:r>
      <w:r>
        <w:rPr>
          <w:rFonts w:cs="Arial" w:ascii="Arial" w:hAnsi="Arial"/>
        </w:rPr>
        <w:t xml:space="preserve">, </w:t>
      </w:r>
      <w:r>
        <w:rPr>
          <w:rFonts w:cs="Arial" w:ascii="Arial" w:hAnsi="Arial"/>
          <w:i/>
          <w:iCs/>
        </w:rPr>
        <w:t>105</w:t>
      </w:r>
      <w:r>
        <w:rPr>
          <w:rFonts w:cs="Arial" w:ascii="Arial" w:hAnsi="Arial"/>
        </w:rPr>
        <w:t>(2), 413–424. https://doi.org/10.1016/j.ajhg.2019.06.014</w:t>
      </w:r>
    </w:p>
    <w:p>
      <w:pPr>
        <w:pStyle w:val="Bibliography"/>
        <w:rPr>
          <w:rFonts w:ascii="Arial" w:hAnsi="Arial" w:cs="Arial"/>
        </w:rPr>
      </w:pPr>
      <w:r>
        <w:rPr>
          <w:rFonts w:cs="Arial" w:ascii="Arial" w:hAnsi="Arial"/>
        </w:rPr>
        <w:t xml:space="preserve">Karczewski, K. J., Francioli, L. C., Tiao, G., Cummings, B. B., Alföldi, J., Wang, Q., Collins, R. L., Laricchia, K. M., Ganna, A., Birnbaum, D. P., Gauthier, L. D., Brand, H., Solomonson, M., Watts, N. A., Rhodes, D., Singer-Berk, M., England, E. M., Seaby, E. G., Kosmicki, J. A., … MacArthur, D. G. (2020). The mutational constraint spectrum quantified from variation in 141,456 humans. </w:t>
      </w:r>
      <w:r>
        <w:rPr>
          <w:rFonts w:cs="Arial" w:ascii="Arial" w:hAnsi="Arial"/>
          <w:i/>
          <w:iCs/>
        </w:rPr>
        <w:t>Nature</w:t>
      </w:r>
      <w:r>
        <w:rPr>
          <w:rFonts w:cs="Arial" w:ascii="Arial" w:hAnsi="Arial"/>
        </w:rPr>
        <w:t xml:space="preserve">, </w:t>
      </w:r>
      <w:r>
        <w:rPr>
          <w:rFonts w:cs="Arial" w:ascii="Arial" w:hAnsi="Arial"/>
          <w:i/>
          <w:iCs/>
        </w:rPr>
        <w:t>581</w:t>
      </w:r>
      <w:r>
        <w:rPr>
          <w:rFonts w:cs="Arial" w:ascii="Arial" w:hAnsi="Arial"/>
        </w:rPr>
        <w:t>(7809), 434–443. https://doi.org/10.1038/s41586-020-2308-7</w:t>
      </w:r>
    </w:p>
    <w:p>
      <w:pPr>
        <w:pStyle w:val="Bibliography"/>
        <w:rPr>
          <w:rFonts w:ascii="Arial" w:hAnsi="Arial" w:cs="Arial"/>
        </w:rPr>
      </w:pPr>
      <w:r>
        <w:rPr>
          <w:rFonts w:cs="Arial" w:ascii="Arial" w:hAnsi="Arial"/>
        </w:rPr>
        <w:t xml:space="preserve">Main, S. L., &amp; Kulesza, R. J. (2017). Repeated prenatal exposure to valproic acid results in cerebellar hypoplasia and ataxia. </w:t>
      </w:r>
      <w:r>
        <w:rPr>
          <w:rFonts w:cs="Arial" w:ascii="Arial" w:hAnsi="Arial"/>
          <w:i/>
          <w:iCs/>
        </w:rPr>
        <w:t>Neuroscience</w:t>
      </w:r>
      <w:r>
        <w:rPr>
          <w:rFonts w:cs="Arial" w:ascii="Arial" w:hAnsi="Arial"/>
        </w:rPr>
        <w:t xml:space="preserve">, </w:t>
      </w:r>
      <w:r>
        <w:rPr>
          <w:rFonts w:cs="Arial" w:ascii="Arial" w:hAnsi="Arial"/>
          <w:i/>
          <w:iCs/>
        </w:rPr>
        <w:t>340</w:t>
      </w:r>
      <w:r>
        <w:rPr>
          <w:rFonts w:cs="Arial" w:ascii="Arial" w:hAnsi="Arial"/>
        </w:rPr>
        <w:t>, 34–47. https://doi.org/10.1016/j.neuroscience.2016.10.052</w:t>
      </w:r>
    </w:p>
    <w:p>
      <w:pPr>
        <w:pStyle w:val="Bibliography"/>
        <w:rPr>
          <w:rFonts w:ascii="Arial" w:hAnsi="Arial" w:cs="Arial"/>
        </w:rPr>
      </w:pPr>
      <w:r>
        <w:rPr>
          <w:rFonts w:cs="Arial" w:ascii="Arial" w:hAnsi="Arial"/>
        </w:rPr>
        <w:t xml:space="preserve">Melo, A. S. de O., Aguiar, R. S., Amorim, M. M. R., Arruda, M. B., Melo, F. de O., Ribeiro, S. T. C., Batista, A. G. M., Ferreira, T., Dos Santos, M. P., Sampaio, V. V., Moura, S. R. M., Rabello, L. P., Gonzaga, C. E., Malinger, G., Ximenes, R., de Oliveira-Szejnfeld, P. S., Tovar-Moll, F., Chimelli, L., Silveira, P. P., … Tanuri, A. (2016). Congenital Zika Virus Infection: Beyond Neonatal Microcephaly. </w:t>
      </w:r>
      <w:r>
        <w:rPr>
          <w:rFonts w:cs="Arial" w:ascii="Arial" w:hAnsi="Arial"/>
          <w:i/>
          <w:iCs/>
        </w:rPr>
        <w:t>JAMA Neurology</w:t>
      </w:r>
      <w:r>
        <w:rPr>
          <w:rFonts w:cs="Arial" w:ascii="Arial" w:hAnsi="Arial"/>
        </w:rPr>
        <w:t xml:space="preserve">, </w:t>
      </w:r>
      <w:r>
        <w:rPr>
          <w:rFonts w:cs="Arial" w:ascii="Arial" w:hAnsi="Arial"/>
          <w:i/>
          <w:iCs/>
        </w:rPr>
        <w:t>73</w:t>
      </w:r>
      <w:r>
        <w:rPr>
          <w:rFonts w:cs="Arial" w:ascii="Arial" w:hAnsi="Arial"/>
        </w:rPr>
        <w:t>(12), 1407–1416. https://doi.org/10.1001/jamaneurol.2016.3720</w:t>
      </w:r>
    </w:p>
    <w:p>
      <w:pPr>
        <w:pStyle w:val="Bibliography"/>
        <w:rPr>
          <w:rFonts w:ascii="Arial" w:hAnsi="Arial" w:cs="Arial"/>
        </w:rPr>
      </w:pPr>
      <w:r>
        <w:rPr>
          <w:rFonts w:cs="Arial" w:ascii="Arial" w:hAnsi="Arial"/>
        </w:rPr>
        <w:t xml:space="preserve">Mihalek, I., Res, I., &amp; Lichtarge, O. (2004). A family of evolution-entropy hybrid methods for ranking protein residues by importance. </w:t>
      </w:r>
      <w:r>
        <w:rPr>
          <w:rFonts w:cs="Arial" w:ascii="Arial" w:hAnsi="Arial"/>
          <w:i/>
          <w:iCs/>
        </w:rPr>
        <w:t>Journal of Molecular Biology</w:t>
      </w:r>
      <w:r>
        <w:rPr>
          <w:rFonts w:cs="Arial" w:ascii="Arial" w:hAnsi="Arial"/>
        </w:rPr>
        <w:t xml:space="preserve">, </w:t>
      </w:r>
      <w:r>
        <w:rPr>
          <w:rFonts w:cs="Arial" w:ascii="Arial" w:hAnsi="Arial"/>
          <w:i/>
          <w:iCs/>
        </w:rPr>
        <w:t>336</w:t>
      </w:r>
      <w:r>
        <w:rPr>
          <w:rFonts w:cs="Arial" w:ascii="Arial" w:hAnsi="Arial"/>
        </w:rPr>
        <w:t>(5), 1265–1282. https://doi.org/10.1016/j.jmb.2003.12.078</w:t>
      </w:r>
    </w:p>
    <w:p>
      <w:pPr>
        <w:pStyle w:val="Bibliography"/>
        <w:rPr>
          <w:rFonts w:ascii="Arial" w:hAnsi="Arial" w:cs="Arial"/>
        </w:rPr>
      </w:pPr>
      <w:r>
        <w:rPr>
          <w:rFonts w:cs="Arial" w:ascii="Arial" w:hAnsi="Arial"/>
        </w:rPr>
        <w:t xml:space="preserve">Minaki, Y., Nakatani, T., Mizuhara, E., Inoue, T., &amp; Ono, Y. (2008). Identification of a novel transcriptional corepressor, Corl2, as a cerebellar Purkinje cell-selective marker. </w:t>
      </w:r>
      <w:r>
        <w:rPr>
          <w:rFonts w:cs="Arial" w:ascii="Arial" w:hAnsi="Arial"/>
          <w:i/>
          <w:iCs/>
        </w:rPr>
        <w:t>Gene Expression Patterns</w:t>
      </w:r>
      <w:r>
        <w:rPr>
          <w:rFonts w:cs="Arial" w:ascii="Arial" w:hAnsi="Arial"/>
        </w:rPr>
        <w:t xml:space="preserve">, </w:t>
      </w:r>
      <w:r>
        <w:rPr>
          <w:rFonts w:cs="Arial" w:ascii="Arial" w:hAnsi="Arial"/>
          <w:i/>
          <w:iCs/>
        </w:rPr>
        <w:t>8</w:t>
      </w:r>
      <w:r>
        <w:rPr>
          <w:rFonts w:cs="Arial" w:ascii="Arial" w:hAnsi="Arial"/>
        </w:rPr>
        <w:t>(6), 418–423. https://doi.org/10.1016/j.gep.2008.04.004</w:t>
      </w:r>
    </w:p>
    <w:p>
      <w:pPr>
        <w:pStyle w:val="Bibliography"/>
        <w:rPr>
          <w:rFonts w:ascii="Arial" w:hAnsi="Arial" w:cs="Arial"/>
        </w:rPr>
      </w:pPr>
      <w:r>
        <w:rPr>
          <w:rFonts w:cs="Arial" w:ascii="Arial" w:hAnsi="Arial"/>
        </w:rPr>
        <w:t xml:space="preserve">Nakatani, T., Minaki, Y., Kumai, M., Nitta, C., &amp; Ono, Y. (2014). The c-Ski family member and transcriptional regulator Corl2/Skor2 promotes early differentiation of cerebellar Purkinje cells. </w:t>
      </w:r>
      <w:r>
        <w:rPr>
          <w:rFonts w:cs="Arial" w:ascii="Arial" w:hAnsi="Arial"/>
          <w:i/>
          <w:iCs/>
        </w:rPr>
        <w:t>Developmental Biology</w:t>
      </w:r>
      <w:r>
        <w:rPr>
          <w:rFonts w:cs="Arial" w:ascii="Arial" w:hAnsi="Arial"/>
        </w:rPr>
        <w:t xml:space="preserve">, </w:t>
      </w:r>
      <w:r>
        <w:rPr>
          <w:rFonts w:cs="Arial" w:ascii="Arial" w:hAnsi="Arial"/>
          <w:i/>
          <w:iCs/>
        </w:rPr>
        <w:t>388</w:t>
      </w:r>
      <w:r>
        <w:rPr>
          <w:rFonts w:cs="Arial" w:ascii="Arial" w:hAnsi="Arial"/>
        </w:rPr>
        <w:t>(1), 68–80. https://doi.org/10.1016/j.ydbio.2014.01.016</w:t>
      </w:r>
    </w:p>
    <w:p>
      <w:pPr>
        <w:pStyle w:val="Bibliography"/>
        <w:rPr>
          <w:rFonts w:ascii="Arial" w:hAnsi="Arial" w:cs="Arial"/>
        </w:rPr>
      </w:pPr>
      <w:r>
        <w:rPr>
          <w:rFonts w:cs="Arial" w:ascii="Arial" w:hAnsi="Arial"/>
        </w:rPr>
        <w:t xml:space="preserve">Norman, A. L., Crocker, N., Mattson, S. N., &amp; Riley, E. P. (2009). Neuroimaging and fetal alcohol spectrum disorders. </w:t>
      </w:r>
      <w:r>
        <w:rPr>
          <w:rFonts w:cs="Arial" w:ascii="Arial" w:hAnsi="Arial"/>
          <w:i/>
          <w:iCs/>
        </w:rPr>
        <w:t>Developmental Disabilities Research Reviews</w:t>
      </w:r>
      <w:r>
        <w:rPr>
          <w:rFonts w:cs="Arial" w:ascii="Arial" w:hAnsi="Arial"/>
        </w:rPr>
        <w:t xml:space="preserve">, </w:t>
      </w:r>
      <w:r>
        <w:rPr>
          <w:rFonts w:cs="Arial" w:ascii="Arial" w:hAnsi="Arial"/>
          <w:i/>
          <w:iCs/>
        </w:rPr>
        <w:t>15</w:t>
      </w:r>
      <w:r>
        <w:rPr>
          <w:rFonts w:cs="Arial" w:ascii="Arial" w:hAnsi="Arial"/>
        </w:rPr>
        <w:t>(3), 209–217. https://doi.org/10.1002/ddrr.72</w:t>
      </w:r>
    </w:p>
    <w:p>
      <w:pPr>
        <w:pStyle w:val="Bibliography"/>
        <w:rPr>
          <w:rFonts w:ascii="Arial" w:hAnsi="Arial" w:cs="Arial"/>
        </w:rPr>
      </w:pPr>
      <w:r>
        <w:rPr>
          <w:rFonts w:cs="Arial" w:ascii="Arial" w:hAnsi="Arial"/>
        </w:rPr>
        <w:t xml:space="preserve">Patel, S., &amp; Barkovich, A. J. (2002). Analysis and classification of cerebellar malformations. </w:t>
      </w:r>
      <w:r>
        <w:rPr>
          <w:rFonts w:cs="Arial" w:ascii="Arial" w:hAnsi="Arial"/>
          <w:i/>
          <w:iCs/>
        </w:rPr>
        <w:t>AJNR. American Journal of Neuroradiology</w:t>
      </w:r>
      <w:r>
        <w:rPr>
          <w:rFonts w:cs="Arial" w:ascii="Arial" w:hAnsi="Arial"/>
        </w:rPr>
        <w:t xml:space="preserve">, </w:t>
      </w:r>
      <w:r>
        <w:rPr>
          <w:rFonts w:cs="Arial" w:ascii="Arial" w:hAnsi="Arial"/>
          <w:i/>
          <w:iCs/>
        </w:rPr>
        <w:t>23</w:t>
      </w:r>
      <w:r>
        <w:rPr>
          <w:rFonts w:cs="Arial" w:ascii="Arial" w:hAnsi="Arial"/>
        </w:rPr>
        <w:t>(7), 1074–1087.</w:t>
      </w:r>
    </w:p>
    <w:p>
      <w:pPr>
        <w:pStyle w:val="Bibliography"/>
        <w:rPr>
          <w:rFonts w:ascii="Arial" w:hAnsi="Arial" w:cs="Arial"/>
        </w:rPr>
      </w:pPr>
      <w:r>
        <w:rPr>
          <w:rFonts w:cs="Arial" w:ascii="Arial" w:hAnsi="Arial"/>
        </w:rPr>
        <w:t xml:space="preserve">Pinchefsky, E. F., Accogli, A., Shevell, M. I., Saint-Martin, C., &amp; Srour, M. (2019). Developmental outcomes in children with congenital cerebellar malformations. </w:t>
      </w:r>
      <w:r>
        <w:rPr>
          <w:rFonts w:cs="Arial" w:ascii="Arial" w:hAnsi="Arial"/>
          <w:i/>
          <w:iCs/>
        </w:rPr>
        <w:t>Developmental Medicine and Child Neurology</w:t>
      </w:r>
      <w:r>
        <w:rPr>
          <w:rFonts w:cs="Arial" w:ascii="Arial" w:hAnsi="Arial"/>
        </w:rPr>
        <w:t xml:space="preserve">, </w:t>
      </w:r>
      <w:r>
        <w:rPr>
          <w:rFonts w:cs="Arial" w:ascii="Arial" w:hAnsi="Arial"/>
          <w:i/>
          <w:iCs/>
        </w:rPr>
        <w:t>61</w:t>
      </w:r>
      <w:r>
        <w:rPr>
          <w:rFonts w:cs="Arial" w:ascii="Arial" w:hAnsi="Arial"/>
        </w:rPr>
        <w:t>(3), 350–358. https://doi.org/10.1111/dmcn.14059</w:t>
      </w:r>
    </w:p>
    <w:p>
      <w:pPr>
        <w:pStyle w:val="Bibliography"/>
        <w:rPr>
          <w:rFonts w:ascii="Arial" w:hAnsi="Arial" w:cs="Arial"/>
        </w:rPr>
      </w:pPr>
      <w:r>
        <w:rPr>
          <w:rFonts w:cs="Arial" w:ascii="Arial" w:hAnsi="Arial"/>
        </w:rPr>
        <w:t xml:space="preserve">Poretti, A., Boltshauser, E., &amp; Doherty, D. (2014). Cerebellar hypoplasia: Differential diagnosis and diagnostic approach. </w:t>
      </w:r>
      <w:r>
        <w:rPr>
          <w:rFonts w:cs="Arial" w:ascii="Arial" w:hAnsi="Arial"/>
          <w:i/>
          <w:iCs/>
        </w:rPr>
        <w:t>American Journal of Medical Genetics. Part C, Seminars in Medical Genetics</w:t>
      </w:r>
      <w:r>
        <w:rPr>
          <w:rFonts w:cs="Arial" w:ascii="Arial" w:hAnsi="Arial"/>
        </w:rPr>
        <w:t xml:space="preserve">, </w:t>
      </w:r>
      <w:r>
        <w:rPr>
          <w:rFonts w:cs="Arial" w:ascii="Arial" w:hAnsi="Arial"/>
          <w:i/>
          <w:iCs/>
        </w:rPr>
        <w:t>166C</w:t>
      </w:r>
      <w:r>
        <w:rPr>
          <w:rFonts w:cs="Arial" w:ascii="Arial" w:hAnsi="Arial"/>
        </w:rPr>
        <w:t>(2), 211–226. https://doi.org/10.1002/ajmg.c.31398</w:t>
      </w:r>
    </w:p>
    <w:p>
      <w:pPr>
        <w:pStyle w:val="Bibliography"/>
        <w:rPr>
          <w:rFonts w:ascii="Arial" w:hAnsi="Arial" w:cs="Arial"/>
        </w:rPr>
      </w:pPr>
      <w:r>
        <w:rPr>
          <w:rFonts w:cs="Arial" w:ascii="Arial" w:hAnsi="Arial"/>
        </w:rPr>
        <w:t xml:space="preserve">Poretti, A., Prayer, D., &amp; Boltshauser, E. (2009). Morphological spectrum of prenatal cerebellar disruptions. </w:t>
      </w:r>
      <w:r>
        <w:rPr>
          <w:rFonts w:cs="Arial" w:ascii="Arial" w:hAnsi="Arial"/>
          <w:i/>
          <w:iCs/>
        </w:rPr>
        <w:t>European Journal of Paediatric Neurology: EJPN: Official Journal of the European Paediatric Neurology Society</w:t>
      </w:r>
      <w:r>
        <w:rPr>
          <w:rFonts w:cs="Arial" w:ascii="Arial" w:hAnsi="Arial"/>
        </w:rPr>
        <w:t xml:space="preserve">, </w:t>
      </w:r>
      <w:r>
        <w:rPr>
          <w:rFonts w:cs="Arial" w:ascii="Arial" w:hAnsi="Arial"/>
          <w:i/>
          <w:iCs/>
        </w:rPr>
        <w:t>13</w:t>
      </w:r>
      <w:r>
        <w:rPr>
          <w:rFonts w:cs="Arial" w:ascii="Arial" w:hAnsi="Arial"/>
        </w:rPr>
        <w:t>(5), 397–407. https://doi.org/10.1016/j.ejpn.2008.09.001</w:t>
      </w:r>
    </w:p>
    <w:p>
      <w:pPr>
        <w:pStyle w:val="Bibliography"/>
        <w:rPr>
          <w:rFonts w:ascii="Arial" w:hAnsi="Arial" w:cs="Arial"/>
        </w:rPr>
      </w:pPr>
      <w:r>
        <w:rPr>
          <w:rFonts w:cs="Arial" w:ascii="Arial" w:hAnsi="Arial"/>
        </w:rPr>
        <w:t xml:space="preserve">Poretti, A., Wolf, N. I., &amp; Boltshauser, E. (2015). Differential Diagnosis of Cerebellar Atrophy in Childhood: An Update. </w:t>
      </w:r>
      <w:r>
        <w:rPr>
          <w:rFonts w:cs="Arial" w:ascii="Arial" w:hAnsi="Arial"/>
          <w:i/>
          <w:iCs/>
        </w:rPr>
        <w:t>Neuropediatrics</w:t>
      </w:r>
      <w:r>
        <w:rPr>
          <w:rFonts w:cs="Arial" w:ascii="Arial" w:hAnsi="Arial"/>
        </w:rPr>
        <w:t xml:space="preserve">, </w:t>
      </w:r>
      <w:r>
        <w:rPr>
          <w:rFonts w:cs="Arial" w:ascii="Arial" w:hAnsi="Arial"/>
          <w:i/>
          <w:iCs/>
        </w:rPr>
        <w:t>46</w:t>
      </w:r>
      <w:r>
        <w:rPr>
          <w:rFonts w:cs="Arial" w:ascii="Arial" w:hAnsi="Arial"/>
        </w:rPr>
        <w:t>(6), 359–370. https://doi.org/10.1055/s-0035-1564620</w:t>
      </w:r>
    </w:p>
    <w:p>
      <w:pPr>
        <w:pStyle w:val="Bibliography"/>
        <w:rPr>
          <w:rFonts w:ascii="Arial" w:hAnsi="Arial" w:cs="Arial"/>
        </w:rPr>
      </w:pPr>
      <w:r>
        <w:rPr>
          <w:rFonts w:cs="Arial" w:ascii="Arial" w:hAnsi="Arial"/>
        </w:rPr>
        <w:t xml:space="preserve">Rodriguez, C. I., &amp; Dymecki, S. M. (2000). Origin of the precerebellar system. </w:t>
      </w:r>
      <w:r>
        <w:rPr>
          <w:rFonts w:cs="Arial" w:ascii="Arial" w:hAnsi="Arial"/>
          <w:i/>
          <w:iCs/>
        </w:rPr>
        <w:t>Neuron</w:t>
      </w:r>
      <w:r>
        <w:rPr>
          <w:rFonts w:cs="Arial" w:ascii="Arial" w:hAnsi="Arial"/>
        </w:rPr>
        <w:t xml:space="preserve">, </w:t>
      </w:r>
      <w:r>
        <w:rPr>
          <w:rFonts w:cs="Arial" w:ascii="Arial" w:hAnsi="Arial"/>
          <w:i/>
          <w:iCs/>
        </w:rPr>
        <w:t>27</w:t>
      </w:r>
      <w:r>
        <w:rPr>
          <w:rFonts w:cs="Arial" w:ascii="Arial" w:hAnsi="Arial"/>
        </w:rPr>
        <w:t>(3), 475–486. https://doi.org/10.1016/s0896-6273(00)00059-3</w:t>
      </w:r>
    </w:p>
    <w:p>
      <w:pPr>
        <w:pStyle w:val="Bibliography"/>
        <w:rPr>
          <w:rFonts w:ascii="Arial" w:hAnsi="Arial" w:cs="Arial"/>
        </w:rPr>
      </w:pPr>
      <w:r>
        <w:rPr>
          <w:rFonts w:cs="Arial" w:ascii="Arial" w:hAnsi="Arial"/>
        </w:rPr>
        <w:t xml:space="preserve">Sparks, S. E., &amp; Krasnewich, D. M. (1993). PMM2-CDG (CDG-Ia). In M. P. Adam, H. H. Ardinger, R. A. Pagon, S. E. Wallace, L. J. Bean, K. Stephens, &amp; A. Amemiya (Eds.), </w:t>
      </w:r>
      <w:r>
        <w:rPr>
          <w:rFonts w:cs="Arial" w:ascii="Arial" w:hAnsi="Arial"/>
          <w:i/>
          <w:iCs/>
        </w:rPr>
        <w:t>GeneReviews®</w:t>
      </w:r>
      <w:r>
        <w:rPr>
          <w:rFonts w:cs="Arial" w:ascii="Arial" w:hAnsi="Arial"/>
        </w:rPr>
        <w:t>. University of Washington, Seattle. http://www.ncbi.nlm.nih.gov/books/NBK1110/</w:t>
      </w:r>
    </w:p>
    <w:p>
      <w:pPr>
        <w:pStyle w:val="Bibliography"/>
        <w:rPr>
          <w:rFonts w:ascii="Arial" w:hAnsi="Arial" w:cs="Arial"/>
        </w:rPr>
      </w:pPr>
      <w:r>
        <w:rPr>
          <w:rFonts w:cs="Arial" w:ascii="Arial" w:hAnsi="Arial"/>
        </w:rPr>
        <w:t xml:space="preserve">Sperling, J., Azubel, M., &amp; Sperling, R. (2008). Structure and function of the Pre-mRNA splicing machine. </w:t>
      </w:r>
      <w:r>
        <w:rPr>
          <w:rFonts w:cs="Arial" w:ascii="Arial" w:hAnsi="Arial"/>
          <w:i/>
          <w:iCs/>
        </w:rPr>
        <w:t>Structure (London, England: 1993)</w:t>
      </w:r>
      <w:r>
        <w:rPr>
          <w:rFonts w:cs="Arial" w:ascii="Arial" w:hAnsi="Arial"/>
        </w:rPr>
        <w:t xml:space="preserve">, </w:t>
      </w:r>
      <w:r>
        <w:rPr>
          <w:rFonts w:cs="Arial" w:ascii="Arial" w:hAnsi="Arial"/>
          <w:i/>
          <w:iCs/>
        </w:rPr>
        <w:t>16</w:t>
      </w:r>
      <w:r>
        <w:rPr>
          <w:rFonts w:cs="Arial" w:ascii="Arial" w:hAnsi="Arial"/>
        </w:rPr>
        <w:t>(11), 1605–1615. https://doi.org/10.1016/j.str.2008.08.011</w:t>
      </w:r>
    </w:p>
    <w:p>
      <w:pPr>
        <w:pStyle w:val="Bibliography"/>
        <w:rPr>
          <w:rFonts w:ascii="Arial" w:hAnsi="Arial" w:cs="Arial"/>
        </w:rPr>
      </w:pPr>
      <w:r>
        <w:rPr>
          <w:rFonts w:cs="Arial" w:ascii="Arial" w:hAnsi="Arial"/>
        </w:rPr>
        <w:t xml:space="preserve">Squier, W., Hope, P. L., &amp; Lindenbaum, R. H. (1990). Neocerebellar hypoplasia in a neonate following intra-uterine exposure to anticonvulsants. </w:t>
      </w:r>
      <w:r>
        <w:rPr>
          <w:rFonts w:cs="Arial" w:ascii="Arial" w:hAnsi="Arial"/>
          <w:i/>
          <w:iCs/>
        </w:rPr>
        <w:t>Developmental Medicine and Child Neurology</w:t>
      </w:r>
      <w:r>
        <w:rPr>
          <w:rFonts w:cs="Arial" w:ascii="Arial" w:hAnsi="Arial"/>
        </w:rPr>
        <w:t xml:space="preserve">, </w:t>
      </w:r>
      <w:r>
        <w:rPr>
          <w:rFonts w:cs="Arial" w:ascii="Arial" w:hAnsi="Arial"/>
          <w:i/>
          <w:iCs/>
        </w:rPr>
        <w:t>32</w:t>
      </w:r>
      <w:r>
        <w:rPr>
          <w:rFonts w:cs="Arial" w:ascii="Arial" w:hAnsi="Arial"/>
        </w:rPr>
        <w:t>(8), 737–742. https://doi.org/10.1111/j.1469-8749.1990.tb08436.x</w:t>
      </w:r>
    </w:p>
    <w:p>
      <w:pPr>
        <w:pStyle w:val="Bibliography"/>
        <w:rPr>
          <w:rFonts w:ascii="Arial" w:hAnsi="Arial" w:cs="Arial"/>
        </w:rPr>
      </w:pPr>
      <w:r>
        <w:rPr>
          <w:rFonts w:cs="Arial" w:ascii="Arial" w:hAnsi="Arial"/>
        </w:rPr>
        <w:t xml:space="preserve">Steinlin, M. I., Nadal, D., Eich, G. F., Martin, E., &amp; Boltshauser, E. J. (1996). Late intrauterine Cytomegalovirus infection: Clinical and neuroimaging findings. </w:t>
      </w:r>
      <w:r>
        <w:rPr>
          <w:rFonts w:cs="Arial" w:ascii="Arial" w:hAnsi="Arial"/>
          <w:i/>
          <w:iCs/>
        </w:rPr>
        <w:t>Pediatric Neurology</w:t>
      </w:r>
      <w:r>
        <w:rPr>
          <w:rFonts w:cs="Arial" w:ascii="Arial" w:hAnsi="Arial"/>
        </w:rPr>
        <w:t xml:space="preserve">, </w:t>
      </w:r>
      <w:r>
        <w:rPr>
          <w:rFonts w:cs="Arial" w:ascii="Arial" w:hAnsi="Arial"/>
          <w:i/>
          <w:iCs/>
        </w:rPr>
        <w:t>15</w:t>
      </w:r>
      <w:r>
        <w:rPr>
          <w:rFonts w:cs="Arial" w:ascii="Arial" w:hAnsi="Arial"/>
        </w:rPr>
        <w:t>(3), 249–253. https://doi.org/10.1016/s0887-8994(96)00170-1</w:t>
      </w:r>
    </w:p>
    <w:p>
      <w:pPr>
        <w:pStyle w:val="Bibliography"/>
        <w:rPr>
          <w:rFonts w:ascii="Arial" w:hAnsi="Arial" w:cs="Arial"/>
        </w:rPr>
      </w:pPr>
      <w:r>
        <w:rPr>
          <w:rFonts w:cs="Arial" w:ascii="Arial" w:hAnsi="Arial"/>
        </w:rPr>
        <w:t xml:space="preserve">Subashini, C., Dhanesh, S. B., Chen, C.-M., Riya, P. A., Meera, V., Divya, T. S., Kuruvilla, R., Buttler, K., &amp; James, J. (2017). Wnt5a is a crucial regulator of neurogenesis during cerebellum development. </w:t>
      </w:r>
      <w:r>
        <w:rPr>
          <w:rFonts w:cs="Arial" w:ascii="Arial" w:hAnsi="Arial"/>
          <w:i/>
          <w:iCs/>
        </w:rPr>
        <w:t>Scientific Reports</w:t>
      </w:r>
      <w:r>
        <w:rPr>
          <w:rFonts w:cs="Arial" w:ascii="Arial" w:hAnsi="Arial"/>
        </w:rPr>
        <w:t xml:space="preserve">, </w:t>
      </w:r>
      <w:r>
        <w:rPr>
          <w:rFonts w:cs="Arial" w:ascii="Arial" w:hAnsi="Arial"/>
          <w:i/>
          <w:iCs/>
        </w:rPr>
        <w:t>7</w:t>
      </w:r>
      <w:r>
        <w:rPr>
          <w:rFonts w:cs="Arial" w:ascii="Arial" w:hAnsi="Arial"/>
        </w:rPr>
        <w:t>, 42523. https://doi.org/10.1038/srep42523</w:t>
      </w:r>
    </w:p>
    <w:p>
      <w:pPr>
        <w:pStyle w:val="Bibliography"/>
        <w:rPr>
          <w:rFonts w:ascii="Arial" w:hAnsi="Arial" w:cs="Arial"/>
        </w:rPr>
      </w:pPr>
      <w:r>
        <w:rPr>
          <w:rFonts w:cs="Arial" w:ascii="Arial" w:hAnsi="Arial"/>
        </w:rPr>
        <w:t xml:space="preserve">ten Donkelaar, H. J., Lammens, M., Wesseling, P., Thijssen, H. O. M., &amp; Renier, W. O. (2003). Development and developmental disorders of the human cerebellum. </w:t>
      </w:r>
      <w:r>
        <w:rPr>
          <w:rFonts w:cs="Arial" w:ascii="Arial" w:hAnsi="Arial"/>
          <w:i/>
          <w:iCs/>
        </w:rPr>
        <w:t>Journal of Neurology</w:t>
      </w:r>
      <w:r>
        <w:rPr>
          <w:rFonts w:cs="Arial" w:ascii="Arial" w:hAnsi="Arial"/>
        </w:rPr>
        <w:t xml:space="preserve">, </w:t>
      </w:r>
      <w:r>
        <w:rPr>
          <w:rFonts w:cs="Arial" w:ascii="Arial" w:hAnsi="Arial"/>
          <w:i/>
          <w:iCs/>
        </w:rPr>
        <w:t>250</w:t>
      </w:r>
      <w:r>
        <w:rPr>
          <w:rFonts w:cs="Arial" w:ascii="Arial" w:hAnsi="Arial"/>
        </w:rPr>
        <w:t>(9), 1025–1036. https://doi.org/10.1007/s00415-003-0199-9</w:t>
      </w:r>
    </w:p>
    <w:p>
      <w:pPr>
        <w:pStyle w:val="Bibliography"/>
        <w:rPr>
          <w:rFonts w:ascii="Arial" w:hAnsi="Arial" w:cs="Arial"/>
        </w:rPr>
      </w:pPr>
      <w:r>
        <w:rPr>
          <w:rFonts w:cs="Arial" w:ascii="Arial" w:hAnsi="Arial"/>
        </w:rPr>
        <w:t xml:space="preserve">Tripathy, R., Leca, I., van Dijk, T., Weiss, J., van Bon, B. W., Sergaki, M. C., Gstrein, T., Breuss, M., Tian, G., Bahi-Buisson, N., Paciorkowski, A. R., Pagnamenta, A. T., Wenninger-Weinzierl, A., Martinez-Reza, M. F., Landler, L., Lise, S., Taylor, J. C., Terrone, G., Vitiello, G., … Keays, D. A. (2018). Mutations in MAST1 Cause Mega-Corpus-Callosum Syndrome with Cerebellar Hypoplasia and Cortical Malformations. </w:t>
      </w:r>
      <w:r>
        <w:rPr>
          <w:rFonts w:cs="Arial" w:ascii="Arial" w:hAnsi="Arial"/>
          <w:i/>
          <w:iCs/>
        </w:rPr>
        <w:t>Neuron</w:t>
      </w:r>
      <w:r>
        <w:rPr>
          <w:rFonts w:cs="Arial" w:ascii="Arial" w:hAnsi="Arial"/>
        </w:rPr>
        <w:t xml:space="preserve">, </w:t>
      </w:r>
      <w:r>
        <w:rPr>
          <w:rFonts w:cs="Arial" w:ascii="Arial" w:hAnsi="Arial"/>
          <w:i/>
          <w:iCs/>
        </w:rPr>
        <w:t>100</w:t>
      </w:r>
      <w:r>
        <w:rPr>
          <w:rFonts w:cs="Arial" w:ascii="Arial" w:hAnsi="Arial"/>
        </w:rPr>
        <w:t>(6), 1354-1368.e5. https://doi.org/10.1016/j.neuron.2018.10.044</w:t>
      </w:r>
    </w:p>
    <w:p>
      <w:pPr>
        <w:pStyle w:val="Bibliography"/>
        <w:rPr>
          <w:rFonts w:ascii="Arial" w:hAnsi="Arial" w:cs="Arial"/>
        </w:rPr>
      </w:pPr>
      <w:r>
        <w:rPr>
          <w:rFonts w:cs="Arial" w:ascii="Arial" w:hAnsi="Arial"/>
        </w:rPr>
        <w:t xml:space="preserve">Valence, S., Cochet, E., Rougeot, C., Garel, C., Chantot-Bastaraud, S., Lainey, E., Afenjar, A., Barthez, M.-A., Bednarek, N., Doummar, D., Faivre, L., Goizet, C., Haye, D., Heron, B., Kemlin, I., Lacombe, D., Milh, M., Moutard, M.-L., Riant, F., … Burglen, L. (2019). Exome sequencing in congenital ataxia identifies two new candidate genes and highlights a pathophysiological link between some congenital ataxias and early infantile epileptic encephalopathies. </w:t>
      </w:r>
      <w:r>
        <w:rPr>
          <w:rFonts w:cs="Arial" w:ascii="Arial" w:hAnsi="Arial"/>
          <w:i/>
          <w:iCs/>
        </w:rPr>
        <w:t>Genetics in Medicine: Official Journal of the American College of Medical Genetics</w:t>
      </w:r>
      <w:r>
        <w:rPr>
          <w:rFonts w:cs="Arial" w:ascii="Arial" w:hAnsi="Arial"/>
        </w:rPr>
        <w:t xml:space="preserve">, </w:t>
      </w:r>
      <w:r>
        <w:rPr>
          <w:rFonts w:cs="Arial" w:ascii="Arial" w:hAnsi="Arial"/>
          <w:i/>
          <w:iCs/>
        </w:rPr>
        <w:t>21</w:t>
      </w:r>
      <w:r>
        <w:rPr>
          <w:rFonts w:cs="Arial" w:ascii="Arial" w:hAnsi="Arial"/>
        </w:rPr>
        <w:t>(3), 553–563. https://doi.org/10.1038/s41436-018-0089-2</w:t>
      </w:r>
    </w:p>
    <w:p>
      <w:pPr>
        <w:pStyle w:val="Bibliography"/>
        <w:rPr>
          <w:rFonts w:ascii="Arial" w:hAnsi="Arial" w:cs="Arial"/>
        </w:rPr>
      </w:pPr>
      <w:r>
        <w:rPr>
          <w:rFonts w:cs="Arial" w:ascii="Arial" w:hAnsi="Arial"/>
        </w:rPr>
        <w:t xml:space="preserve">Ventura, P., Presicci, A., Perniola, T., Campa, M. G., &amp; Margari, L. (2006). Mental retardation and epilepsy in patients with isolated cerebellar hypoplasia. </w:t>
      </w:r>
      <w:r>
        <w:rPr>
          <w:rFonts w:cs="Arial" w:ascii="Arial" w:hAnsi="Arial"/>
          <w:i/>
          <w:iCs/>
        </w:rPr>
        <w:t>Journal of Child Neurology</w:t>
      </w:r>
      <w:r>
        <w:rPr>
          <w:rFonts w:cs="Arial" w:ascii="Arial" w:hAnsi="Arial"/>
        </w:rPr>
        <w:t xml:space="preserve">, </w:t>
      </w:r>
      <w:r>
        <w:rPr>
          <w:rFonts w:cs="Arial" w:ascii="Arial" w:hAnsi="Arial"/>
          <w:i/>
          <w:iCs/>
        </w:rPr>
        <w:t>21</w:t>
      </w:r>
      <w:r>
        <w:rPr>
          <w:rFonts w:cs="Arial" w:ascii="Arial" w:hAnsi="Arial"/>
        </w:rPr>
        <w:t>(9), 776–781. https://doi.org/10.1177/08830738060210091301</w:t>
      </w:r>
    </w:p>
    <w:p>
      <w:pPr>
        <w:pStyle w:val="Bibliography"/>
        <w:rPr>
          <w:rFonts w:ascii="Arial" w:hAnsi="Arial" w:cs="Arial"/>
        </w:rPr>
      </w:pPr>
      <w:r>
        <w:rPr>
          <w:rFonts w:cs="Arial" w:ascii="Arial" w:hAnsi="Arial"/>
        </w:rPr>
        <w:t xml:space="preserve">Wang, B., Harrison, W., Overbeek, P. A., &amp; Zheng, H. (2011). Transposon mutagenesis with coat color genotyping identifies an essential role for Skor2 in sonic hedgehog signaling and cerebellum development. </w:t>
      </w:r>
      <w:r>
        <w:rPr>
          <w:rFonts w:cs="Arial" w:ascii="Arial" w:hAnsi="Arial"/>
          <w:i/>
          <w:iCs/>
        </w:rPr>
        <w:t>Development (Cambridge, England)</w:t>
      </w:r>
      <w:r>
        <w:rPr>
          <w:rFonts w:cs="Arial" w:ascii="Arial" w:hAnsi="Arial"/>
        </w:rPr>
        <w:t xml:space="preserve">, </w:t>
      </w:r>
      <w:r>
        <w:rPr>
          <w:rFonts w:cs="Arial" w:ascii="Arial" w:hAnsi="Arial"/>
          <w:i/>
          <w:iCs/>
        </w:rPr>
        <w:t>138</w:t>
      </w:r>
      <w:r>
        <w:rPr>
          <w:rFonts w:cs="Arial" w:ascii="Arial" w:hAnsi="Arial"/>
        </w:rPr>
        <w:t>(20), 4487–4497. https://doi.org/10.1242/dev.067264</w:t>
      </w:r>
    </w:p>
    <w:p>
      <w:pPr>
        <w:pStyle w:val="Bibliography"/>
        <w:rPr>
          <w:rFonts w:ascii="Arial" w:hAnsi="Arial" w:cs="Arial"/>
        </w:rPr>
      </w:pPr>
      <w:r>
        <w:rPr>
          <w:rFonts w:cs="Arial" w:ascii="Arial" w:hAnsi="Arial"/>
        </w:rPr>
        <w:t xml:space="preserve">Wassmer, E., Davies, P., Whitehouse, W. P., &amp; Green, S. H. (2003). Clinical spectrum associated with cerebellar hypoplasia. </w:t>
      </w:r>
      <w:r>
        <w:rPr>
          <w:rFonts w:cs="Arial" w:ascii="Arial" w:hAnsi="Arial"/>
          <w:i/>
          <w:iCs/>
        </w:rPr>
        <w:t>Pediatric Neurology</w:t>
      </w:r>
      <w:r>
        <w:rPr>
          <w:rFonts w:cs="Arial" w:ascii="Arial" w:hAnsi="Arial"/>
        </w:rPr>
        <w:t xml:space="preserve">, </w:t>
      </w:r>
      <w:r>
        <w:rPr>
          <w:rFonts w:cs="Arial" w:ascii="Arial" w:hAnsi="Arial"/>
          <w:i/>
          <w:iCs/>
        </w:rPr>
        <w:t>28</w:t>
      </w:r>
      <w:r>
        <w:rPr>
          <w:rFonts w:cs="Arial" w:ascii="Arial" w:hAnsi="Arial"/>
        </w:rPr>
        <w:t>(5), 347–351. https://doi.org/10.1016/s0887-8994(03)00016-x</w:t>
      </w:r>
    </w:p>
    <w:p>
      <w:pPr>
        <w:pStyle w:val="Bibliography"/>
        <w:rPr>
          <w:rFonts w:ascii="Arial" w:hAnsi="Arial" w:cs="Arial"/>
        </w:rPr>
      </w:pPr>
      <w:r>
        <w:rPr>
          <w:rFonts w:cs="Arial" w:ascii="Arial" w:hAnsi="Arial"/>
        </w:rPr>
        <w:t xml:space="preserve">Wilson, J. J., Malakhova, M., Zhang, R., Joachimiak, A., &amp; Hegde, R. S. (2004). Crystal structure of the dachshund homology domain of human SKI. </w:t>
      </w:r>
      <w:r>
        <w:rPr>
          <w:rFonts w:cs="Arial" w:ascii="Arial" w:hAnsi="Arial"/>
          <w:i/>
          <w:iCs/>
        </w:rPr>
        <w:t>Structure (London, England: 1993)</w:t>
      </w:r>
      <w:r>
        <w:rPr>
          <w:rFonts w:cs="Arial" w:ascii="Arial" w:hAnsi="Arial"/>
        </w:rPr>
        <w:t xml:space="preserve">, </w:t>
      </w:r>
      <w:r>
        <w:rPr>
          <w:rFonts w:cs="Arial" w:ascii="Arial" w:hAnsi="Arial"/>
          <w:i/>
          <w:iCs/>
        </w:rPr>
        <w:t>12</w:t>
      </w:r>
      <w:r>
        <w:rPr>
          <w:rFonts w:cs="Arial" w:ascii="Arial" w:hAnsi="Arial"/>
        </w:rPr>
        <w:t>(5), 785–792. https://doi.org/10.1016/j.str.2004.02.035</w:t>
      </w:r>
    </w:p>
    <w:p>
      <w:pPr>
        <w:pStyle w:val="Bibliography"/>
        <w:rPr>
          <w:rFonts w:ascii="Arial" w:hAnsi="Arial" w:cs="Arial"/>
        </w:rPr>
      </w:pPr>
      <w:r>
        <w:rPr>
          <w:rFonts w:cs="Arial" w:ascii="Arial" w:hAnsi="Arial"/>
        </w:rPr>
        <w:t xml:space="preserve">Wu, J. W., Krawitz, A. R., Chai, J., Li, W., Zhang, F., Luo, K., &amp; Shi, Y. (2002). Structural mechanism of Smad4 recognition by the nuclear oncoprotein Ski: Insights on Ski-mediated repression of TGF-beta signaling. </w:t>
      </w:r>
      <w:r>
        <w:rPr>
          <w:rFonts w:cs="Arial" w:ascii="Arial" w:hAnsi="Arial"/>
          <w:i/>
          <w:iCs/>
        </w:rPr>
        <w:t>Cell</w:t>
      </w:r>
      <w:r>
        <w:rPr>
          <w:rFonts w:cs="Arial" w:ascii="Arial" w:hAnsi="Arial"/>
        </w:rPr>
        <w:t xml:space="preserve">, </w:t>
      </w:r>
      <w:r>
        <w:rPr>
          <w:rFonts w:cs="Arial" w:ascii="Arial" w:hAnsi="Arial"/>
          <w:i/>
          <w:iCs/>
        </w:rPr>
        <w:t>111</w:t>
      </w:r>
      <w:r>
        <w:rPr>
          <w:rFonts w:cs="Arial" w:ascii="Arial" w:hAnsi="Arial"/>
        </w:rPr>
        <w:t>(3), 357–367. https://doi.org/10.1016/s0092-8674(02)01006-1</w:t>
      </w:r>
    </w:p>
    <w:p>
      <w:pPr>
        <w:pStyle w:val="Bibliography"/>
        <w:rPr>
          <w:rFonts w:ascii="Arial" w:hAnsi="Arial" w:cs="Arial"/>
        </w:rPr>
      </w:pPr>
      <w:r>
        <w:rPr>
          <w:rFonts w:cs="Arial" w:ascii="Arial" w:hAnsi="Arial"/>
        </w:rPr>
        <w:t xml:space="preserve">Zhang, Z. H., Khoo, A. A., &amp; Mihalek, I. (2013). Cube—An online tool for comparison and contrasting of protein sequences. </w:t>
      </w:r>
      <w:r>
        <w:rPr>
          <w:rFonts w:cs="Arial" w:ascii="Arial" w:hAnsi="Arial"/>
          <w:i/>
          <w:iCs/>
        </w:rPr>
        <w:t>PloS One</w:t>
      </w:r>
      <w:r>
        <w:rPr>
          <w:rFonts w:cs="Arial" w:ascii="Arial" w:hAnsi="Arial"/>
        </w:rPr>
        <w:t xml:space="preserve">, </w:t>
      </w:r>
      <w:r>
        <w:rPr>
          <w:rFonts w:cs="Arial" w:ascii="Arial" w:hAnsi="Arial"/>
          <w:i/>
          <w:iCs/>
        </w:rPr>
        <w:t>8</w:t>
      </w:r>
      <w:r>
        <w:rPr>
          <w:rFonts w:cs="Arial" w:ascii="Arial" w:hAnsi="Arial"/>
        </w:rPr>
        <w:t>(11), e79480. https://doi.org/10.1371/journal.pone.0079480</w:t>
      </w:r>
    </w:p>
    <w:p>
      <w:pPr>
        <w:pStyle w:val="Bibliography"/>
        <w:rPr>
          <w:rFonts w:ascii="Arial" w:hAnsi="Arial" w:cs="Arial"/>
        </w:rPr>
      </w:pPr>
      <w:r>
        <w:rPr>
          <w:rFonts w:cs="Arial" w:ascii="Arial" w:hAnsi="Arial"/>
        </w:rPr>
        <w:t xml:space="preserve">Zou, Z., Huang, L., Lin, S., He, Z., Zhu, H., Zhang, Y., Fang, Q., &amp; Luo, Y. (2018). Prenatal diagnosis of posterior fossa anomalies: Additional value of chromosomal microarray analysis in fetuses with cerebellar hypoplasia. </w:t>
      </w:r>
      <w:r>
        <w:rPr>
          <w:rFonts w:cs="Arial" w:ascii="Arial" w:hAnsi="Arial"/>
          <w:i/>
          <w:iCs/>
        </w:rPr>
        <w:t>Prenatal Diagnosis</w:t>
      </w:r>
      <w:r>
        <w:rPr>
          <w:rFonts w:cs="Arial" w:ascii="Arial" w:hAnsi="Arial"/>
        </w:rPr>
        <w:t xml:space="preserve">, </w:t>
      </w:r>
      <w:r>
        <w:rPr>
          <w:rFonts w:cs="Arial" w:ascii="Arial" w:hAnsi="Arial"/>
          <w:i/>
          <w:iCs/>
        </w:rPr>
        <w:t>38</w:t>
      </w:r>
      <w:r>
        <w:rPr>
          <w:rFonts w:cs="Arial" w:ascii="Arial" w:hAnsi="Arial"/>
        </w:rPr>
        <w:t>(2), 91–98. https://doi.org/10.1002/pd.5190</w:t>
      </w:r>
    </w:p>
    <w:p>
      <w:pPr>
        <w:pStyle w:val="Normal"/>
        <w:rPr>
          <w:rFonts w:ascii="Arial" w:hAnsi="Arial" w:cs="Arial"/>
        </w:rPr>
      </w:pPr>
      <w:r>
        <w:rPr>
          <w:rFonts w:ascii="Arial" w:hAnsi="Arial"/>
        </w:rPr>
      </w:r>
      <w:r>
        <w:rPr>
          <w:rFonts w:ascii="Arial" w:hAnsi="Arial"/>
        </w:rPr>
        <w:fldChar w:fldCharType="end"/>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Table 1: Clinical Phenotypes on Patients with </w:t>
      </w:r>
      <w:r>
        <w:rPr>
          <w:rFonts w:cs="Arial" w:ascii="Arial" w:hAnsi="Arial"/>
          <w:i/>
          <w:iCs/>
        </w:rPr>
        <w:t>SKOR2</w:t>
      </w:r>
      <w:r>
        <w:rPr>
          <w:rFonts w:cs="Arial" w:ascii="Arial" w:hAnsi="Arial"/>
        </w:rPr>
        <w:t xml:space="preserve"> Variants</w:t>
      </w:r>
    </w:p>
    <w:tbl>
      <w:tblPr>
        <w:tblW w:w="10961" w:type="dxa"/>
        <w:jc w:val="left"/>
        <w:tblInd w:w="-635" w:type="dxa"/>
        <w:tblLayout w:type="fixed"/>
        <w:tblCellMar>
          <w:top w:w="0" w:type="dxa"/>
          <w:left w:w="108" w:type="dxa"/>
          <w:bottom w:w="0" w:type="dxa"/>
          <w:right w:w="108" w:type="dxa"/>
        </w:tblCellMar>
        <w:tblLook w:val="04a0" w:noHBand="0" w:noVBand="1" w:firstColumn="1" w:lastRow="0" w:lastColumn="0" w:firstRow="1"/>
      </w:tblPr>
      <w:tblGrid>
        <w:gridCol w:w="1727"/>
        <w:gridCol w:w="1586"/>
        <w:gridCol w:w="2235"/>
        <w:gridCol w:w="1731"/>
        <w:gridCol w:w="1727"/>
        <w:gridCol w:w="1356"/>
        <w:gridCol w:w="598"/>
      </w:tblGrid>
      <w:tr>
        <w:trPr/>
        <w:tc>
          <w:tcPr>
            <w:tcW w:w="172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Clinical Characteristics</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b/>
                <w:b/>
                <w:bCs/>
                <w:color w:val="000000"/>
                <w:sz w:val="16"/>
                <w:szCs w:val="16"/>
              </w:rPr>
            </w:pPr>
            <w:r>
              <w:rPr>
                <w:rFonts w:cs="Arial" w:ascii="Arial" w:hAnsi="Arial"/>
                <w:b/>
                <w:bCs/>
                <w:color w:val="000000"/>
                <w:sz w:val="16"/>
                <w:szCs w:val="16"/>
              </w:rPr>
              <w:t>Patient 1 (BCH)</w:t>
            </w:r>
          </w:p>
        </w:tc>
        <w:tc>
          <w:tcPr>
            <w:tcW w:w="22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b/>
                <w:b/>
                <w:bCs/>
                <w:color w:val="000000"/>
                <w:sz w:val="16"/>
                <w:szCs w:val="16"/>
              </w:rPr>
            </w:pPr>
            <w:r>
              <w:rPr>
                <w:rFonts w:cs="Arial" w:ascii="Arial" w:hAnsi="Arial"/>
                <w:b/>
                <w:bCs/>
                <w:color w:val="000000"/>
                <w:sz w:val="16"/>
                <w:szCs w:val="16"/>
              </w:rPr>
              <w:t xml:space="preserve">Patient 2 (Allan) </w:t>
            </w:r>
          </w:p>
        </w:tc>
        <w:tc>
          <w:tcPr>
            <w:tcW w:w="17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b/>
                <w:b/>
                <w:bCs/>
                <w:color w:val="000000"/>
                <w:sz w:val="16"/>
                <w:szCs w:val="16"/>
              </w:rPr>
            </w:pPr>
            <w:r>
              <w:rPr>
                <w:rFonts w:cs="Arial" w:ascii="Arial" w:hAnsi="Arial"/>
                <w:b/>
                <w:bCs/>
                <w:color w:val="000000"/>
                <w:sz w:val="16"/>
                <w:szCs w:val="16"/>
              </w:rPr>
              <w:t>Patient 3 (Silke, Rami)</w:t>
            </w:r>
          </w:p>
        </w:tc>
        <w:tc>
          <w:tcPr>
            <w:tcW w:w="17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b/>
                <w:b/>
                <w:bCs/>
                <w:color w:val="000000"/>
                <w:sz w:val="16"/>
                <w:szCs w:val="16"/>
              </w:rPr>
            </w:pPr>
            <w:r>
              <w:rPr>
                <w:rFonts w:cs="Arial" w:ascii="Arial" w:hAnsi="Arial"/>
                <w:b/>
                <w:bCs/>
                <w:color w:val="000000"/>
                <w:sz w:val="16"/>
                <w:szCs w:val="16"/>
              </w:rPr>
              <w:t>Patient 4</w:t>
            </w:r>
          </w:p>
          <w:p>
            <w:pPr>
              <w:pStyle w:val="Normal"/>
              <w:widowControl w:val="false"/>
              <w:spacing w:lineRule="exact" w:line="300"/>
              <w:rPr>
                <w:rFonts w:ascii="Arial" w:hAnsi="Arial" w:cs="Arial"/>
                <w:b/>
                <w:b/>
                <w:bCs/>
                <w:color w:val="000000"/>
                <w:sz w:val="16"/>
                <w:szCs w:val="16"/>
              </w:rPr>
            </w:pPr>
            <w:r>
              <w:rPr>
                <w:rFonts w:cs="Arial" w:ascii="Arial" w:hAnsi="Arial"/>
                <w:b/>
                <w:bCs/>
                <w:color w:val="000000"/>
                <w:sz w:val="16"/>
                <w:szCs w:val="16"/>
              </w:rPr>
              <w:t>Silke, Rami</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b/>
                <w:b/>
                <w:bCs/>
                <w:color w:val="000000"/>
                <w:sz w:val="16"/>
                <w:szCs w:val="16"/>
              </w:rPr>
            </w:pPr>
            <w:r>
              <w:rPr>
                <w:rFonts w:cs="Arial" w:ascii="Arial" w:hAnsi="Arial"/>
                <w:b/>
                <w:bCs/>
                <w:color w:val="000000"/>
                <w:sz w:val="16"/>
                <w:szCs w:val="16"/>
              </w:rPr>
              <w:t>Published case</w:t>
            </w:r>
          </w:p>
          <w:p>
            <w:pPr>
              <w:pStyle w:val="Normal"/>
              <w:widowControl w:val="false"/>
              <w:spacing w:lineRule="exact" w:line="300"/>
              <w:rPr>
                <w:rFonts w:ascii="Arial" w:hAnsi="Arial" w:cs="Arial"/>
                <w:b/>
                <w:b/>
                <w:bCs/>
                <w:color w:val="000000"/>
                <w:sz w:val="16"/>
                <w:szCs w:val="16"/>
              </w:rPr>
            </w:pPr>
            <w:r>
              <w:rPr>
                <w:rFonts w:cs="Arial" w:ascii="Arial" w:hAnsi="Arial"/>
                <w:b/>
                <w:bCs/>
                <w:color w:val="000000"/>
                <w:sz w:val="16"/>
                <w:szCs w:val="16"/>
              </w:rPr>
              <w:t>(Valence 2019)</w:t>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b/>
                <w:b/>
                <w:bCs/>
                <w:color w:val="000000"/>
                <w:sz w:val="16"/>
                <w:szCs w:val="16"/>
              </w:rPr>
            </w:pPr>
            <w:r>
              <w:rPr>
                <w:rFonts w:cs="Arial" w:ascii="Arial" w:hAnsi="Arial"/>
                <w:b/>
                <w:bCs/>
                <w:color w:val="000000"/>
                <w:sz w:val="16"/>
                <w:szCs w:val="16"/>
              </w:rPr>
              <w:t>Total (4)</w:t>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Date of birth</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2014</w:t>
            </w:r>
          </w:p>
        </w:tc>
        <w:tc>
          <w:tcPr>
            <w:tcW w:w="22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2006</w:t>
            </w:r>
          </w:p>
        </w:tc>
        <w:tc>
          <w:tcPr>
            <w:tcW w:w="17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2002</w:t>
            </w:r>
          </w:p>
        </w:tc>
        <w:tc>
          <w:tcPr>
            <w:tcW w:w="17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1990</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Gender</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M</w:t>
            </w:r>
          </w:p>
        </w:tc>
        <w:tc>
          <w:tcPr>
            <w:tcW w:w="22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Female</w:t>
            </w:r>
          </w:p>
        </w:tc>
        <w:tc>
          <w:tcPr>
            <w:tcW w:w="17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Male</w:t>
            </w:r>
          </w:p>
        </w:tc>
        <w:tc>
          <w:tcPr>
            <w:tcW w:w="17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Female</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Female</w:t>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Age</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5.5 years</w:t>
            </w:r>
          </w:p>
        </w:tc>
        <w:tc>
          <w:tcPr>
            <w:tcW w:w="22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14 years</w:t>
            </w:r>
          </w:p>
        </w:tc>
        <w:tc>
          <w:tcPr>
            <w:tcW w:w="17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17 years</w:t>
            </w:r>
          </w:p>
        </w:tc>
        <w:tc>
          <w:tcPr>
            <w:tcW w:w="17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29.9 years</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10 years</w:t>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 xml:space="preserve">Ethnicity </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Moroccan</w:t>
            </w:r>
          </w:p>
        </w:tc>
        <w:tc>
          <w:tcPr>
            <w:tcW w:w="22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Turkey</w:t>
            </w:r>
          </w:p>
        </w:tc>
        <w:tc>
          <w:tcPr>
            <w:tcW w:w="17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Iraqi</w:t>
            </w:r>
          </w:p>
        </w:tc>
        <w:tc>
          <w:tcPr>
            <w:tcW w:w="17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Iraqi</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Turkish</w:t>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sz w:val="16"/>
                <w:szCs w:val="16"/>
              </w:rPr>
            </w:pPr>
            <w:r>
              <w:rPr>
                <w:rFonts w:cs="Arial" w:ascii="Arial" w:hAnsi="Arial"/>
                <w:sz w:val="16"/>
                <w:szCs w:val="16"/>
              </w:rPr>
              <w:t>Consanguinity</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sz w:val="16"/>
                <w:szCs w:val="16"/>
              </w:rPr>
            </w:pPr>
            <w:r>
              <w:rPr>
                <w:rFonts w:cs="Arial" w:ascii="Arial" w:hAnsi="Arial"/>
                <w:sz w:val="16"/>
                <w:szCs w:val="16"/>
              </w:rPr>
              <w:t>Y</w:t>
            </w:r>
          </w:p>
        </w:tc>
        <w:tc>
          <w:tcPr>
            <w:tcW w:w="22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7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Y</w:t>
            </w:r>
          </w:p>
        </w:tc>
        <w:tc>
          <w:tcPr>
            <w:tcW w:w="17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Y</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Y</w:t>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highlight w:val="yellow"/>
              </w:rPr>
            </w:pPr>
            <w:r>
              <w:rPr>
                <w:rFonts w:cs="Arial" w:ascii="Arial" w:hAnsi="Arial"/>
                <w:color w:val="000000"/>
                <w:sz w:val="16"/>
                <w:szCs w:val="16"/>
                <w:highlight w:val="yellow"/>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sz w:val="16"/>
                <w:szCs w:val="16"/>
              </w:rPr>
            </w:pPr>
            <w:r>
              <w:rPr>
                <w:rFonts w:cs="Arial" w:ascii="Arial" w:hAnsi="Arial"/>
                <w:sz w:val="16"/>
                <w:szCs w:val="16"/>
              </w:rPr>
              <w:t>Current Country</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sz w:val="16"/>
                <w:szCs w:val="16"/>
              </w:rPr>
            </w:pPr>
            <w:r>
              <w:rPr>
                <w:rFonts w:cs="Arial" w:ascii="Arial" w:hAnsi="Arial"/>
                <w:sz w:val="16"/>
                <w:szCs w:val="16"/>
              </w:rPr>
              <w:t>USA</w:t>
            </w:r>
          </w:p>
        </w:tc>
        <w:tc>
          <w:tcPr>
            <w:tcW w:w="22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Denmark</w:t>
            </w:r>
          </w:p>
        </w:tc>
        <w:tc>
          <w:tcPr>
            <w:tcW w:w="17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highlight w:val="yellow"/>
              </w:rPr>
            </w:pPr>
            <w:r>
              <w:rPr>
                <w:rFonts w:cs="Arial" w:ascii="Arial" w:hAnsi="Arial"/>
                <w:color w:val="000000"/>
                <w:sz w:val="16"/>
                <w:szCs w:val="16"/>
              </w:rPr>
              <w:t>Germany</w:t>
            </w:r>
          </w:p>
        </w:tc>
        <w:tc>
          <w:tcPr>
            <w:tcW w:w="17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highlight w:val="yellow"/>
              </w:rPr>
            </w:pPr>
            <w:r>
              <w:rPr>
                <w:rFonts w:cs="Arial" w:ascii="Arial" w:hAnsi="Arial"/>
                <w:color w:val="000000"/>
                <w:sz w:val="16"/>
                <w:szCs w:val="16"/>
              </w:rPr>
              <w:t>Germany</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highlight w:val="yellow"/>
              </w:rPr>
            </w:pPr>
            <w:r>
              <w:rPr>
                <w:rFonts w:cs="Arial" w:ascii="Arial" w:hAnsi="Arial"/>
                <w:color w:val="000000"/>
                <w:sz w:val="16"/>
                <w:szCs w:val="16"/>
                <w:highlight w:val="yellow"/>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highlight w:val="yellow"/>
              </w:rPr>
            </w:pPr>
            <w:r>
              <w:rPr>
                <w:rFonts w:cs="Arial" w:ascii="Arial" w:hAnsi="Arial"/>
                <w:color w:val="000000"/>
                <w:sz w:val="16"/>
                <w:szCs w:val="16"/>
                <w:highlight w:val="yellow"/>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 xml:space="preserve">Gene: </w:t>
            </w:r>
            <w:r>
              <w:rPr>
                <w:rFonts w:cs="Arial" w:ascii="Arial" w:hAnsi="Arial"/>
                <w:i/>
                <w:iCs/>
                <w:color w:val="000000"/>
                <w:sz w:val="16"/>
                <w:szCs w:val="16"/>
              </w:rPr>
              <w:t xml:space="preserve">SKOR2 </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highlight w:val="yellow"/>
              </w:rPr>
            </w:pPr>
            <w:r>
              <w:rPr>
                <w:rFonts w:cs="Arial" w:ascii="Arial" w:hAnsi="Arial"/>
                <w:color w:val="000000"/>
                <w:sz w:val="16"/>
                <w:szCs w:val="16"/>
              </w:rPr>
              <w:t>Homozygous variants</w:t>
            </w:r>
          </w:p>
        </w:tc>
        <w:tc>
          <w:tcPr>
            <w:tcW w:w="22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 xml:space="preserve">Heterozygous </w:t>
            </w:r>
          </w:p>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Inframe deletion (</w:t>
            </w:r>
            <w:r>
              <w:rPr>
                <w:rFonts w:cs="Arial" w:ascii="Arial" w:hAnsi="Arial"/>
                <w:i/>
                <w:iCs/>
                <w:color w:val="000000"/>
                <w:sz w:val="16"/>
                <w:szCs w:val="16"/>
              </w:rPr>
              <w:t>De novo</w:t>
            </w:r>
            <w:r>
              <w:rPr>
                <w:rFonts w:cs="Arial" w:ascii="Arial" w:hAnsi="Arial"/>
                <w:color w:val="000000"/>
                <w:sz w:val="16"/>
                <w:szCs w:val="16"/>
              </w:rPr>
              <w:t>)</w:t>
            </w:r>
          </w:p>
        </w:tc>
        <w:tc>
          <w:tcPr>
            <w:tcW w:w="17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Homozygous</w:t>
            </w:r>
          </w:p>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7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 xml:space="preserve">Homozygous </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Homozygous variants</w:t>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NM</w:t>
            </w:r>
          </w:p>
        </w:tc>
        <w:tc>
          <w:tcPr>
            <w:tcW w:w="1586" w:type="dxa"/>
            <w:tcBorders>
              <w:top w:val="single" w:sz="4" w:space="0" w:color="000000"/>
              <w:left w:val="single" w:sz="4" w:space="0" w:color="000000"/>
              <w:bottom w:val="single" w:sz="4" w:space="0" w:color="000000"/>
              <w:right w:val="single" w:sz="4" w:space="0" w:color="000000"/>
            </w:tcBorders>
          </w:tcPr>
          <w:p>
            <w:pPr>
              <w:pStyle w:val="NormalWeb"/>
              <w:widowControl w:val="false"/>
              <w:spacing w:before="0" w:after="0"/>
              <w:rPr>
                <w:rFonts w:ascii="Arial" w:hAnsi="Arial" w:cs="Arial"/>
                <w:sz w:val="16"/>
                <w:szCs w:val="16"/>
                <w:lang w:val="en-US"/>
              </w:rPr>
            </w:pPr>
            <w:r>
              <w:rPr>
                <w:rFonts w:cs="Arial" w:ascii="Arial" w:hAnsi="Arial"/>
                <w:sz w:val="16"/>
                <w:szCs w:val="16"/>
              </w:rPr>
              <w:t>NM_001278063.1</w:t>
            </w:r>
          </w:p>
        </w:tc>
        <w:tc>
          <w:tcPr>
            <w:tcW w:w="2235" w:type="dxa"/>
            <w:tcBorders>
              <w:top w:val="single" w:sz="4" w:space="0" w:color="000000"/>
              <w:left w:val="single" w:sz="4" w:space="0" w:color="000000"/>
              <w:bottom w:val="single" w:sz="4" w:space="0" w:color="000000"/>
              <w:right w:val="single" w:sz="4" w:space="0" w:color="000000"/>
            </w:tcBorders>
            <w:shd w:color="auto" w:fill="auto" w:val="clear"/>
          </w:tcPr>
          <w:p>
            <w:pPr>
              <w:pStyle w:val="NormalWeb"/>
              <w:widowControl w:val="false"/>
              <w:spacing w:before="0" w:after="0"/>
              <w:rPr>
                <w:rFonts w:ascii="Arial" w:hAnsi="Arial" w:cs="Arial"/>
                <w:sz w:val="16"/>
                <w:szCs w:val="16"/>
                <w:lang w:val="en-US"/>
              </w:rPr>
            </w:pPr>
            <w:r>
              <w:rPr>
                <w:rFonts w:cs="Arial" w:ascii="Arial" w:hAnsi="Arial"/>
                <w:sz w:val="16"/>
                <w:szCs w:val="16"/>
                <w:lang w:val="en-US"/>
              </w:rPr>
              <w:t>NM_001278063.1</w:t>
            </w:r>
          </w:p>
        </w:tc>
        <w:tc>
          <w:tcPr>
            <w:tcW w:w="1731" w:type="dxa"/>
            <w:tcBorders>
              <w:top w:val="single" w:sz="4" w:space="0" w:color="000000"/>
              <w:left w:val="single" w:sz="4" w:space="0" w:color="000000"/>
              <w:bottom w:val="single" w:sz="4" w:space="0" w:color="000000"/>
              <w:right w:val="single" w:sz="4" w:space="0" w:color="000000"/>
            </w:tcBorders>
          </w:tcPr>
          <w:p>
            <w:pPr>
              <w:pStyle w:val="NormalWeb"/>
              <w:widowControl w:val="false"/>
              <w:spacing w:before="0" w:after="0"/>
              <w:rPr>
                <w:rFonts w:ascii="Arial" w:hAnsi="Arial" w:cs="Arial"/>
                <w:sz w:val="16"/>
                <w:szCs w:val="16"/>
                <w:lang w:val="en-US"/>
              </w:rPr>
            </w:pPr>
            <w:r>
              <w:rPr>
                <w:rFonts w:cs="Arial" w:ascii="Arial" w:hAnsi="Arial"/>
                <w:sz w:val="16"/>
                <w:szCs w:val="16"/>
                <w:lang w:val="en-US"/>
              </w:rPr>
              <w:t>NM_001278063.1</w:t>
            </w:r>
          </w:p>
        </w:tc>
        <w:tc>
          <w:tcPr>
            <w:tcW w:w="1727" w:type="dxa"/>
            <w:tcBorders>
              <w:top w:val="single" w:sz="4" w:space="0" w:color="000000"/>
              <w:left w:val="single" w:sz="4" w:space="0" w:color="000000"/>
              <w:bottom w:val="single" w:sz="4" w:space="0" w:color="000000"/>
              <w:right w:val="single" w:sz="4" w:space="0" w:color="000000"/>
            </w:tcBorders>
          </w:tcPr>
          <w:p>
            <w:pPr>
              <w:pStyle w:val="NormalWeb"/>
              <w:widowControl w:val="false"/>
              <w:spacing w:before="0" w:after="0"/>
              <w:rPr>
                <w:rFonts w:ascii="Arial" w:hAnsi="Arial" w:cs="Arial"/>
                <w:sz w:val="16"/>
                <w:szCs w:val="16"/>
              </w:rPr>
            </w:pPr>
            <w:r>
              <w:rPr>
                <w:rFonts w:cs="Arial" w:ascii="Arial" w:hAnsi="Arial"/>
                <w:sz w:val="16"/>
                <w:szCs w:val="16"/>
                <w:lang w:val="en-US"/>
              </w:rPr>
              <w:t>NM_001278063.1</w:t>
            </w:r>
          </w:p>
        </w:tc>
        <w:tc>
          <w:tcPr>
            <w:tcW w:w="1356" w:type="dxa"/>
            <w:tcBorders>
              <w:top w:val="single" w:sz="4" w:space="0" w:color="000000"/>
              <w:left w:val="single" w:sz="4" w:space="0" w:color="000000"/>
              <w:bottom w:val="single" w:sz="4" w:space="0" w:color="000000"/>
              <w:right w:val="single" w:sz="4" w:space="0" w:color="000000"/>
            </w:tcBorders>
          </w:tcPr>
          <w:p>
            <w:pPr>
              <w:pStyle w:val="NormalWeb"/>
              <w:widowControl w:val="false"/>
              <w:spacing w:before="0" w:after="0"/>
              <w:rPr>
                <w:rFonts w:ascii="Arial" w:hAnsi="Arial" w:cs="Arial"/>
                <w:sz w:val="16"/>
                <w:szCs w:val="16"/>
                <w:lang w:val="en-US"/>
              </w:rPr>
            </w:pPr>
            <w:r>
              <w:rPr>
                <w:rFonts w:cs="Arial" w:ascii="Arial" w:hAnsi="Arial"/>
                <w:sz w:val="16"/>
                <w:szCs w:val="16"/>
              </w:rPr>
              <w:t xml:space="preserve">NM_001278063 </w:t>
            </w:r>
          </w:p>
        </w:tc>
        <w:tc>
          <w:tcPr>
            <w:tcW w:w="598" w:type="dxa"/>
            <w:tcBorders>
              <w:top w:val="single" w:sz="4" w:space="0" w:color="000000"/>
              <w:left w:val="single" w:sz="4" w:space="0" w:color="000000"/>
              <w:bottom w:val="single" w:sz="4" w:space="0" w:color="000000"/>
              <w:right w:val="single" w:sz="4" w:space="0" w:color="000000"/>
            </w:tcBorders>
          </w:tcPr>
          <w:p>
            <w:pPr>
              <w:pStyle w:val="NormalWeb"/>
              <w:widowControl w:val="false"/>
              <w:spacing w:before="0" w:after="0"/>
              <w:rPr>
                <w:rFonts w:ascii="Arial" w:hAnsi="Arial" w:cs="Arial"/>
                <w:sz w:val="16"/>
                <w:szCs w:val="16"/>
                <w:lang w:val="en-US"/>
              </w:rPr>
            </w:pPr>
            <w:r>
              <w:rPr>
                <w:rFonts w:cs="Arial" w:ascii="Arial" w:hAnsi="Arial"/>
                <w:sz w:val="16"/>
                <w:szCs w:val="16"/>
                <w:lang w:val="en-US"/>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Mutation (at DNA level) allele 1</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6"/>
                <w:szCs w:val="16"/>
              </w:rPr>
            </w:pPr>
            <w:r>
              <w:rPr>
                <w:rFonts w:cs="Arial" w:ascii="Arial" w:hAnsi="Arial"/>
                <w:sz w:val="16"/>
                <w:szCs w:val="16"/>
              </w:rPr>
              <w:t>c.1877delC</w:t>
            </w:r>
          </w:p>
        </w:tc>
        <w:tc>
          <w:tcPr>
            <w:tcW w:w="22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Arial" w:hAnsi="Arial" w:cs="Arial"/>
                <w:sz w:val="16"/>
                <w:szCs w:val="16"/>
              </w:rPr>
            </w:pPr>
            <w:r>
              <w:rPr>
                <w:rFonts w:cs="Arial" w:ascii="Arial" w:hAnsi="Arial"/>
                <w:sz w:val="16"/>
                <w:szCs w:val="16"/>
              </w:rPr>
              <w:t>c.1317_1331</w:t>
            </w:r>
          </w:p>
          <w:p>
            <w:pPr>
              <w:pStyle w:val="Normal"/>
              <w:widowControl w:val="false"/>
              <w:rPr>
                <w:rFonts w:ascii="Arial" w:hAnsi="Arial" w:cs="Arial"/>
                <w:sz w:val="16"/>
                <w:szCs w:val="16"/>
              </w:rPr>
            </w:pPr>
            <w:r>
              <w:rPr>
                <w:rFonts w:cs="Arial" w:ascii="Arial" w:hAnsi="Arial"/>
                <w:sz w:val="16"/>
                <w:szCs w:val="16"/>
              </w:rPr>
              <w:t>delAGGCGGCGCGGGCGC</w:t>
            </w:r>
          </w:p>
        </w:tc>
        <w:tc>
          <w:tcPr>
            <w:tcW w:w="173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6"/>
                <w:szCs w:val="16"/>
              </w:rPr>
            </w:pPr>
            <w:r>
              <w:rPr>
                <w:rFonts w:cs="Arial" w:ascii="Arial" w:hAnsi="Arial"/>
                <w:color w:val="000000"/>
                <w:sz w:val="16"/>
                <w:szCs w:val="16"/>
              </w:rPr>
              <w:t>c.2752+1G&gt;T</w:t>
            </w:r>
          </w:p>
        </w:tc>
        <w:tc>
          <w:tcPr>
            <w:tcW w:w="1727"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6"/>
                <w:szCs w:val="16"/>
              </w:rPr>
            </w:pPr>
            <w:r>
              <w:rPr>
                <w:rFonts w:cs="Arial" w:ascii="Arial" w:hAnsi="Arial"/>
                <w:color w:val="000000"/>
                <w:sz w:val="16"/>
                <w:szCs w:val="16"/>
              </w:rPr>
              <w:t>c.2752+1G&gt;T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6"/>
                <w:szCs w:val="16"/>
              </w:rPr>
            </w:pPr>
            <w:r>
              <w:rPr>
                <w:rFonts w:cs="Arial" w:ascii="Arial" w:hAnsi="Arial"/>
                <w:sz w:val="16"/>
                <w:szCs w:val="16"/>
              </w:rPr>
              <w:t xml:space="preserve">c.2750C&gt;G </w:t>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6"/>
                <w:szCs w:val="16"/>
              </w:rPr>
            </w:pPr>
            <w:r>
              <w:rPr>
                <w:rFonts w:cs="Arial" w:ascii="Arial" w:hAnsi="Arial"/>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Mutation (at protein level) allele 1</w:t>
            </w:r>
          </w:p>
        </w:tc>
        <w:tc>
          <w:tcPr>
            <w:tcW w:w="1586" w:type="dxa"/>
            <w:tcBorders>
              <w:top w:val="single" w:sz="4" w:space="0" w:color="000000"/>
              <w:left w:val="single" w:sz="4" w:space="0" w:color="000000"/>
              <w:bottom w:val="single" w:sz="4" w:space="0" w:color="000000"/>
              <w:right w:val="single" w:sz="4" w:space="0" w:color="000000"/>
            </w:tcBorders>
          </w:tcPr>
          <w:p>
            <w:pPr>
              <w:pStyle w:val="NormalWeb"/>
              <w:widowControl w:val="false"/>
              <w:spacing w:before="0" w:after="0"/>
              <w:rPr>
                <w:rFonts w:ascii="Arial" w:hAnsi="Arial" w:cs="Arial"/>
                <w:sz w:val="16"/>
                <w:szCs w:val="16"/>
              </w:rPr>
            </w:pPr>
            <w:r>
              <w:rPr>
                <w:rFonts w:cs="Arial" w:ascii="Arial" w:hAnsi="Arial"/>
                <w:sz w:val="16"/>
                <w:szCs w:val="16"/>
              </w:rPr>
              <w:t xml:space="preserve">p.Pro626Glnfsx156 </w:t>
            </w:r>
          </w:p>
        </w:tc>
        <w:tc>
          <w:tcPr>
            <w:tcW w:w="2235" w:type="dxa"/>
            <w:tcBorders>
              <w:top w:val="single" w:sz="4" w:space="0" w:color="000000"/>
              <w:left w:val="single" w:sz="4" w:space="0" w:color="000000"/>
              <w:bottom w:val="single" w:sz="4" w:space="0" w:color="000000"/>
              <w:right w:val="single" w:sz="4" w:space="0" w:color="000000"/>
            </w:tcBorders>
            <w:shd w:color="auto" w:fill="auto" w:val="clear"/>
          </w:tcPr>
          <w:p>
            <w:pPr>
              <w:pStyle w:val="NormalWeb"/>
              <w:widowControl w:val="false"/>
              <w:spacing w:before="0" w:after="0"/>
              <w:rPr>
                <w:rFonts w:ascii="Arial" w:hAnsi="Arial" w:cs="Arial"/>
                <w:sz w:val="16"/>
                <w:szCs w:val="16"/>
                <w:lang w:val="en-US"/>
              </w:rPr>
            </w:pPr>
            <w:r>
              <w:rPr>
                <w:rFonts w:cs="Arial" w:ascii="Arial" w:hAnsi="Arial"/>
                <w:sz w:val="16"/>
                <w:szCs w:val="16"/>
              </w:rPr>
              <w:t xml:space="preserve"> </w:t>
            </w:r>
            <w:r>
              <w:rPr>
                <w:rFonts w:cs="Arial" w:ascii="Arial" w:hAnsi="Arial"/>
                <w:sz w:val="16"/>
                <w:szCs w:val="16"/>
              </w:rPr>
              <w:t>p.Gly440_Ala444del</w:t>
            </w:r>
          </w:p>
        </w:tc>
        <w:tc>
          <w:tcPr>
            <w:tcW w:w="1731" w:type="dxa"/>
            <w:tcBorders>
              <w:top w:val="single" w:sz="4" w:space="0" w:color="000000"/>
              <w:left w:val="single" w:sz="4" w:space="0" w:color="000000"/>
              <w:bottom w:val="single" w:sz="4" w:space="0" w:color="000000"/>
              <w:right w:val="single" w:sz="4" w:space="0" w:color="000000"/>
            </w:tcBorders>
          </w:tcPr>
          <w:p>
            <w:pPr>
              <w:pStyle w:val="NormalWeb"/>
              <w:widowControl w:val="false"/>
              <w:spacing w:before="0" w:after="0"/>
              <w:rPr>
                <w:rFonts w:ascii="Arial" w:hAnsi="Arial" w:cs="Arial"/>
                <w:sz w:val="16"/>
                <w:szCs w:val="16"/>
              </w:rPr>
            </w:pPr>
            <w:r>
              <w:rPr>
                <w:rFonts w:cs="Arial" w:ascii="Arial" w:hAnsi="Arial"/>
                <w:color w:val="000000"/>
                <w:sz w:val="16"/>
                <w:szCs w:val="16"/>
              </w:rPr>
              <w:t>p.?</w:t>
            </w:r>
          </w:p>
        </w:tc>
        <w:tc>
          <w:tcPr>
            <w:tcW w:w="1727" w:type="dxa"/>
            <w:tcBorders>
              <w:top w:val="single" w:sz="4" w:space="0" w:color="000000"/>
              <w:left w:val="single" w:sz="4" w:space="0" w:color="000000"/>
              <w:bottom w:val="single" w:sz="4" w:space="0" w:color="000000"/>
              <w:right w:val="single" w:sz="4" w:space="0" w:color="000000"/>
            </w:tcBorders>
          </w:tcPr>
          <w:p>
            <w:pPr>
              <w:pStyle w:val="NormalWeb"/>
              <w:widowControl w:val="false"/>
              <w:spacing w:before="0" w:after="0"/>
              <w:rPr>
                <w:rFonts w:ascii="Arial" w:hAnsi="Arial" w:cs="Arial"/>
                <w:sz w:val="16"/>
                <w:szCs w:val="16"/>
              </w:rPr>
            </w:pPr>
            <w:r>
              <w:rPr>
                <w:rFonts w:cs="Arial" w:ascii="Arial" w:hAnsi="Arial"/>
                <w:color w:val="000000"/>
                <w:sz w:val="16"/>
                <w:szCs w:val="16"/>
              </w:rPr>
              <w:t>p.?</w:t>
            </w:r>
          </w:p>
        </w:tc>
        <w:tc>
          <w:tcPr>
            <w:tcW w:w="1356" w:type="dxa"/>
            <w:tcBorders>
              <w:top w:val="single" w:sz="4" w:space="0" w:color="000000"/>
              <w:left w:val="single" w:sz="4" w:space="0" w:color="000000"/>
              <w:bottom w:val="single" w:sz="4" w:space="0" w:color="000000"/>
              <w:right w:val="single" w:sz="4" w:space="0" w:color="000000"/>
            </w:tcBorders>
          </w:tcPr>
          <w:p>
            <w:pPr>
              <w:pStyle w:val="NormalWeb"/>
              <w:widowControl w:val="false"/>
              <w:spacing w:before="0" w:after="0"/>
              <w:rPr>
                <w:rFonts w:ascii="Arial" w:hAnsi="Arial" w:cs="Arial"/>
                <w:sz w:val="16"/>
                <w:szCs w:val="16"/>
              </w:rPr>
            </w:pPr>
            <w:r>
              <w:rPr>
                <w:rFonts w:cs="Arial" w:ascii="Arial" w:hAnsi="Arial"/>
                <w:sz w:val="16"/>
                <w:szCs w:val="16"/>
              </w:rPr>
              <w:t xml:space="preserve">p.Ser917* </w:t>
            </w:r>
          </w:p>
        </w:tc>
        <w:tc>
          <w:tcPr>
            <w:tcW w:w="598" w:type="dxa"/>
            <w:tcBorders>
              <w:top w:val="single" w:sz="4" w:space="0" w:color="000000"/>
              <w:left w:val="single" w:sz="4" w:space="0" w:color="000000"/>
              <w:bottom w:val="single" w:sz="4" w:space="0" w:color="000000"/>
              <w:right w:val="single" w:sz="4" w:space="0" w:color="000000"/>
            </w:tcBorders>
          </w:tcPr>
          <w:p>
            <w:pPr>
              <w:pStyle w:val="NormalWeb"/>
              <w:widowControl w:val="false"/>
              <w:spacing w:before="0" w:after="0"/>
              <w:rPr>
                <w:rFonts w:ascii="Arial" w:hAnsi="Arial" w:cs="Arial"/>
                <w:sz w:val="16"/>
                <w:szCs w:val="16"/>
              </w:rPr>
            </w:pPr>
            <w:r>
              <w:rPr>
                <w:rFonts w:cs="Arial" w:ascii="Arial" w:hAnsi="Arial"/>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ins w:id="41" w:author="Unknown Author" w:date="2020-09-10T13:26:25Z">
              <w:r>
                <w:rPr>
                  <w:rFonts w:cs="Arial" w:ascii="Arial" w:hAnsi="Arial"/>
                  <w:color w:val="000000"/>
                  <w:sz w:val="16"/>
                  <w:szCs w:val="16"/>
                </w:rPr>
                <w:t>Putative effect</w:t>
              </w:r>
            </w:ins>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6"/>
                <w:szCs w:val="16"/>
              </w:rPr>
            </w:pPr>
            <w:ins w:id="42" w:author="Unknown Author" w:date="2020-09-10T13:26:25Z">
              <w:r>
                <w:rPr>
                  <w:rFonts w:cs="Arial" w:ascii="Arial" w:hAnsi="Arial"/>
                  <w:sz w:val="16"/>
                  <w:szCs w:val="16"/>
                </w:rPr>
                <w:t>loss of protein product</w:t>
              </w:r>
            </w:ins>
          </w:p>
        </w:tc>
        <w:tc>
          <w:tcPr>
            <w:tcW w:w="22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Arial" w:hAnsi="Arial" w:cs="Arial"/>
                <w:sz w:val="16"/>
                <w:szCs w:val="16"/>
              </w:rPr>
            </w:pPr>
            <w:ins w:id="43" w:author="Unknown Author" w:date="2020-09-10T13:27:05Z">
              <w:r>
                <w:rPr>
                  <w:rFonts w:cs="Arial" w:ascii="Arial" w:hAnsi="Arial"/>
                  <w:sz w:val="16"/>
                  <w:szCs w:val="16"/>
                </w:rPr>
                <w:t>expressed dysfunctional protein</w:t>
              </w:r>
            </w:ins>
          </w:p>
        </w:tc>
        <w:tc>
          <w:tcPr>
            <w:tcW w:w="173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6"/>
                <w:szCs w:val="16"/>
              </w:rPr>
            </w:pPr>
            <w:ins w:id="44" w:author="Unknown Author" w:date="2020-09-10T13:28:04Z">
              <w:r>
                <w:rPr>
                  <w:rFonts w:cs="Arial" w:ascii="Arial" w:hAnsi="Arial"/>
                  <w:sz w:val="16"/>
                  <w:szCs w:val="16"/>
                </w:rPr>
                <w:t>loss of protein product</w:t>
              </w:r>
            </w:ins>
          </w:p>
        </w:tc>
        <w:tc>
          <w:tcPr>
            <w:tcW w:w="1727"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6"/>
                <w:szCs w:val="16"/>
              </w:rPr>
            </w:pPr>
            <w:ins w:id="45" w:author="Unknown Author" w:date="2020-09-10T13:28:04Z">
              <w:r>
                <w:rPr>
                  <w:rFonts w:cs="Arial" w:ascii="Arial" w:hAnsi="Arial"/>
                  <w:sz w:val="16"/>
                  <w:szCs w:val="16"/>
                </w:rPr>
                <w:t>loss of protein product</w:t>
              </w:r>
            </w:ins>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6"/>
                <w:szCs w:val="16"/>
              </w:rPr>
            </w:pPr>
            <w:ins w:id="46" w:author="Unknown Author" w:date="2020-09-10T13:28:04Z">
              <w:r>
                <w:rPr>
                  <w:rFonts w:cs="Arial" w:ascii="Arial" w:hAnsi="Arial"/>
                  <w:sz w:val="16"/>
                  <w:szCs w:val="16"/>
                </w:rPr>
                <w:t>loss of protein product</w:t>
              </w:r>
            </w:ins>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6"/>
                <w:szCs w:val="16"/>
              </w:rPr>
            </w:pPr>
            <w:r>
              <w:rPr>
                <w:rFonts w:cs="Arial" w:ascii="Arial" w:hAnsi="Arial"/>
                <w:sz w:val="16"/>
                <w:szCs w:val="16"/>
              </w:rPr>
            </w:r>
          </w:p>
        </w:tc>
      </w:tr>
      <w:tr>
        <w:trPr/>
        <w:tc>
          <w:tcPr>
            <w:tcW w:w="1727" w:type="dxa"/>
            <w:tcBorders>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Mutation (at DNA level) allele 2</w:t>
            </w:r>
          </w:p>
        </w:tc>
        <w:tc>
          <w:tcPr>
            <w:tcW w:w="1586" w:type="dxa"/>
            <w:tcBorders>
              <w:left w:val="single" w:sz="4" w:space="0" w:color="000000"/>
              <w:bottom w:val="single" w:sz="4" w:space="0" w:color="000000"/>
              <w:right w:val="single" w:sz="4" w:space="0" w:color="000000"/>
            </w:tcBorders>
          </w:tcPr>
          <w:p>
            <w:pPr>
              <w:pStyle w:val="Normal"/>
              <w:widowControl w:val="false"/>
              <w:rPr>
                <w:rFonts w:ascii="Arial" w:hAnsi="Arial" w:cs="Arial"/>
                <w:sz w:val="16"/>
                <w:szCs w:val="16"/>
              </w:rPr>
            </w:pPr>
            <w:r>
              <w:rPr>
                <w:rFonts w:cs="Arial" w:ascii="Arial" w:hAnsi="Arial"/>
                <w:sz w:val="16"/>
                <w:szCs w:val="16"/>
              </w:rPr>
              <w:t>c.1877delC</w:t>
            </w:r>
          </w:p>
        </w:tc>
        <w:tc>
          <w:tcPr>
            <w:tcW w:w="2235" w:type="dxa"/>
            <w:tcBorders>
              <w:left w:val="single" w:sz="4" w:space="0" w:color="000000"/>
              <w:bottom w:val="single" w:sz="4" w:space="0" w:color="000000"/>
              <w:right w:val="single" w:sz="4" w:space="0" w:color="000000"/>
            </w:tcBorders>
            <w:shd w:color="auto" w:fill="auto" w:val="clear"/>
          </w:tcPr>
          <w:p>
            <w:pPr>
              <w:pStyle w:val="Normal"/>
              <w:widowControl w:val="false"/>
              <w:rPr>
                <w:rFonts w:ascii="Arial" w:hAnsi="Arial" w:cs="Arial"/>
                <w:sz w:val="16"/>
                <w:szCs w:val="16"/>
              </w:rPr>
            </w:pPr>
            <w:r>
              <w:rPr>
                <w:rFonts w:cs="Arial" w:ascii="Arial" w:hAnsi="Arial"/>
                <w:sz w:val="16"/>
                <w:szCs w:val="16"/>
              </w:rPr>
            </w:r>
          </w:p>
        </w:tc>
        <w:tc>
          <w:tcPr>
            <w:tcW w:w="1731" w:type="dxa"/>
            <w:tcBorders>
              <w:left w:val="single" w:sz="4" w:space="0" w:color="000000"/>
              <w:bottom w:val="single" w:sz="4" w:space="0" w:color="000000"/>
              <w:right w:val="single" w:sz="4" w:space="0" w:color="000000"/>
            </w:tcBorders>
          </w:tcPr>
          <w:p>
            <w:pPr>
              <w:pStyle w:val="Normal"/>
              <w:widowControl w:val="false"/>
              <w:rPr>
                <w:rFonts w:ascii="Arial" w:hAnsi="Arial" w:cs="Arial"/>
                <w:sz w:val="16"/>
                <w:szCs w:val="16"/>
              </w:rPr>
            </w:pPr>
            <w:r>
              <w:rPr>
                <w:rFonts w:cs="Arial" w:ascii="Arial" w:hAnsi="Arial"/>
                <w:color w:val="000000"/>
                <w:sz w:val="16"/>
                <w:szCs w:val="16"/>
              </w:rPr>
              <w:t>c.2752+1G&gt;T</w:t>
            </w:r>
          </w:p>
        </w:tc>
        <w:tc>
          <w:tcPr>
            <w:tcW w:w="1727" w:type="dxa"/>
            <w:tcBorders>
              <w:left w:val="single" w:sz="4" w:space="0" w:color="000000"/>
              <w:bottom w:val="single" w:sz="4" w:space="0" w:color="000000"/>
              <w:right w:val="single" w:sz="4" w:space="0" w:color="000000"/>
            </w:tcBorders>
          </w:tcPr>
          <w:p>
            <w:pPr>
              <w:pStyle w:val="Normal"/>
              <w:widowControl w:val="false"/>
              <w:rPr>
                <w:rFonts w:ascii="Arial" w:hAnsi="Arial" w:cs="Arial"/>
                <w:sz w:val="16"/>
                <w:szCs w:val="16"/>
              </w:rPr>
            </w:pPr>
            <w:r>
              <w:rPr>
                <w:rFonts w:cs="Arial" w:ascii="Arial" w:hAnsi="Arial"/>
                <w:color w:val="000000"/>
                <w:sz w:val="16"/>
                <w:szCs w:val="16"/>
              </w:rPr>
              <w:t>c.2752+1G&gt;T</w:t>
            </w:r>
          </w:p>
        </w:tc>
        <w:tc>
          <w:tcPr>
            <w:tcW w:w="1356" w:type="dxa"/>
            <w:tcBorders>
              <w:left w:val="single" w:sz="4" w:space="0" w:color="000000"/>
              <w:bottom w:val="single" w:sz="4" w:space="0" w:color="000000"/>
              <w:right w:val="single" w:sz="4" w:space="0" w:color="000000"/>
            </w:tcBorders>
          </w:tcPr>
          <w:p>
            <w:pPr>
              <w:pStyle w:val="Normal"/>
              <w:widowControl w:val="false"/>
              <w:rPr>
                <w:rFonts w:ascii="Arial" w:hAnsi="Arial" w:cs="Arial"/>
                <w:sz w:val="16"/>
                <w:szCs w:val="16"/>
              </w:rPr>
            </w:pPr>
            <w:r>
              <w:rPr>
                <w:rFonts w:cs="Arial" w:ascii="Arial" w:hAnsi="Arial"/>
                <w:sz w:val="16"/>
                <w:szCs w:val="16"/>
              </w:rPr>
              <w:t xml:space="preserve">c.2750C&gt;G </w:t>
            </w:r>
          </w:p>
        </w:tc>
        <w:tc>
          <w:tcPr>
            <w:tcW w:w="598" w:type="dxa"/>
            <w:tcBorders>
              <w:left w:val="single" w:sz="4" w:space="0" w:color="000000"/>
              <w:bottom w:val="single" w:sz="4" w:space="0" w:color="000000"/>
              <w:right w:val="single" w:sz="4" w:space="0" w:color="000000"/>
            </w:tcBorders>
          </w:tcPr>
          <w:p>
            <w:pPr>
              <w:pStyle w:val="Normal"/>
              <w:widowControl w:val="false"/>
              <w:rPr>
                <w:rFonts w:ascii="Arial" w:hAnsi="Arial" w:cs="Arial"/>
                <w:sz w:val="16"/>
                <w:szCs w:val="16"/>
              </w:rPr>
            </w:pPr>
            <w:r>
              <w:rPr>
                <w:rFonts w:cs="Arial" w:ascii="Arial" w:hAnsi="Arial"/>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Mutation (at protein level) allele 2</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sz w:val="16"/>
                <w:szCs w:val="16"/>
              </w:rPr>
              <w:t>p.Pro626Glnfsx156</w:t>
            </w:r>
          </w:p>
        </w:tc>
        <w:tc>
          <w:tcPr>
            <w:tcW w:w="22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7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p.?</w:t>
            </w:r>
          </w:p>
        </w:tc>
        <w:tc>
          <w:tcPr>
            <w:tcW w:w="17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sz w:val="16"/>
                <w:szCs w:val="16"/>
              </w:rPr>
            </w:pPr>
            <w:r>
              <w:rPr>
                <w:rFonts w:cs="Arial" w:ascii="Arial" w:hAnsi="Arial"/>
                <w:color w:val="000000"/>
                <w:sz w:val="16"/>
                <w:szCs w:val="16"/>
              </w:rPr>
              <w:t>p.?</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sz w:val="16"/>
                <w:szCs w:val="16"/>
              </w:rPr>
              <w:t xml:space="preserve">p.Ser917* </w:t>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SKOR2 variant found by:</w:t>
            </w:r>
          </w:p>
          <w:p>
            <w:pPr>
              <w:pStyle w:val="Normal"/>
              <w:widowControl w:val="false"/>
              <w:numPr>
                <w:ilvl w:val="0"/>
                <w:numId w:val="1"/>
              </w:numPr>
              <w:spacing w:lineRule="exact" w:line="300"/>
              <w:rPr>
                <w:rFonts w:ascii="Arial" w:hAnsi="Arial" w:cs="Arial"/>
                <w:color w:val="000000"/>
                <w:sz w:val="16"/>
                <w:szCs w:val="16"/>
              </w:rPr>
            </w:pPr>
            <w:r>
              <w:rPr>
                <w:rFonts w:cs="Arial" w:ascii="Arial" w:hAnsi="Arial"/>
                <w:color w:val="000000"/>
                <w:sz w:val="16"/>
                <w:szCs w:val="16"/>
              </w:rPr>
              <w:t xml:space="preserve">targeted analysis </w:t>
            </w:r>
          </w:p>
          <w:p>
            <w:pPr>
              <w:pStyle w:val="Normal"/>
              <w:widowControl w:val="false"/>
              <w:numPr>
                <w:ilvl w:val="0"/>
                <w:numId w:val="1"/>
              </w:numPr>
              <w:spacing w:lineRule="exact" w:line="300"/>
              <w:rPr>
                <w:rFonts w:ascii="Arial" w:hAnsi="Arial" w:cs="Arial"/>
                <w:color w:val="000000"/>
                <w:sz w:val="16"/>
                <w:szCs w:val="16"/>
              </w:rPr>
            </w:pPr>
            <w:r>
              <w:rPr>
                <w:rFonts w:cs="Arial" w:ascii="Arial" w:hAnsi="Arial"/>
                <w:color w:val="000000"/>
                <w:sz w:val="16"/>
                <w:szCs w:val="16"/>
              </w:rPr>
              <w:t xml:space="preserve">gene panel </w:t>
            </w:r>
          </w:p>
          <w:p>
            <w:pPr>
              <w:pStyle w:val="Normal"/>
              <w:widowControl w:val="false"/>
              <w:numPr>
                <w:ilvl w:val="0"/>
                <w:numId w:val="1"/>
              </w:numPr>
              <w:spacing w:lineRule="exact" w:line="300"/>
              <w:rPr>
                <w:rFonts w:ascii="Arial" w:hAnsi="Arial" w:cs="Arial"/>
                <w:color w:val="000000"/>
                <w:sz w:val="16"/>
                <w:szCs w:val="16"/>
              </w:rPr>
            </w:pPr>
            <w:r>
              <w:rPr>
                <w:rFonts w:cs="Arial" w:ascii="Arial" w:hAnsi="Arial"/>
                <w:color w:val="000000"/>
                <w:sz w:val="16"/>
                <w:szCs w:val="16"/>
              </w:rPr>
              <w:t>WES/WGS</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WES</w:t>
            </w:r>
          </w:p>
        </w:tc>
        <w:tc>
          <w:tcPr>
            <w:tcW w:w="22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WES</w:t>
            </w:r>
          </w:p>
        </w:tc>
        <w:tc>
          <w:tcPr>
            <w:tcW w:w="17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WES with sibling</w:t>
            </w:r>
          </w:p>
        </w:tc>
        <w:tc>
          <w:tcPr>
            <w:tcW w:w="17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WES with sibling</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Mutation confirmed by Sanger sequencing?</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Yes</w:t>
            </w:r>
          </w:p>
        </w:tc>
        <w:tc>
          <w:tcPr>
            <w:tcW w:w="17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7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Other findings on WES</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i/>
                <w:iCs/>
                <w:color w:val="000000"/>
                <w:sz w:val="16"/>
                <w:szCs w:val="16"/>
              </w:rPr>
              <w:t>HDAC3</w:t>
            </w:r>
            <w:r>
              <w:rPr>
                <w:rFonts w:cs="Arial" w:ascii="Arial" w:hAnsi="Arial"/>
                <w:color w:val="000000"/>
                <w:sz w:val="16"/>
                <w:szCs w:val="16"/>
              </w:rPr>
              <w:t xml:space="preserve"> c.916T&gt;C (p.Cys306Arg) </w:t>
            </w:r>
            <w:r>
              <w:rPr>
                <w:rFonts w:cs="Arial" w:ascii="Arial" w:hAnsi="Arial"/>
                <w:i/>
                <w:iCs/>
                <w:color w:val="000000"/>
                <w:sz w:val="16"/>
                <w:szCs w:val="16"/>
              </w:rPr>
              <w:t>de novo</w:t>
            </w:r>
            <w:r>
              <w:rPr>
                <w:rFonts w:cs="Arial" w:ascii="Arial" w:hAnsi="Arial"/>
                <w:color w:val="000000"/>
                <w:sz w:val="16"/>
                <w:szCs w:val="16"/>
              </w:rPr>
              <w:t xml:space="preserve"> VUS mosaic</w:t>
            </w:r>
          </w:p>
        </w:tc>
        <w:tc>
          <w:tcPr>
            <w:tcW w:w="22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Arial" w:hAnsi="Arial" w:cs="Arial"/>
                <w:color w:val="000000"/>
                <w:sz w:val="16"/>
                <w:szCs w:val="16"/>
              </w:rPr>
            </w:pPr>
            <w:r>
              <w:rPr>
                <w:rFonts w:cs="Arial" w:ascii="Arial" w:hAnsi="Arial"/>
                <w:color w:val="000000"/>
                <w:sz w:val="16"/>
                <w:szCs w:val="16"/>
              </w:rPr>
              <w:t>No other pathogenic variants</w:t>
            </w:r>
          </w:p>
        </w:tc>
        <w:tc>
          <w:tcPr>
            <w:tcW w:w="173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t>Homozygous  LoF variant in</w:t>
            </w:r>
            <w:r>
              <w:rPr>
                <w:rFonts w:cs="Arial" w:ascii="Arial" w:hAnsi="Arial"/>
                <w:i/>
                <w:color w:val="000000"/>
                <w:sz w:val="16"/>
                <w:szCs w:val="16"/>
              </w:rPr>
              <w:t xml:space="preserve"> PAN2</w:t>
            </w:r>
            <w:r>
              <w:rPr>
                <w:rFonts w:cs="Arial" w:ascii="Arial" w:hAnsi="Arial"/>
                <w:color w:val="000000"/>
                <w:sz w:val="16"/>
                <w:szCs w:val="16"/>
              </w:rPr>
              <w:t xml:space="preserve">  (NM_001127460.29):  Chr12:56721179; c.887dup; p.(Tyr296*)</w:t>
            </w:r>
          </w:p>
          <w:p>
            <w:pPr>
              <w:pStyle w:val="Normal"/>
              <w:widowControl w:val="false"/>
              <w:rPr>
                <w:rFonts w:ascii="Arial" w:hAnsi="Arial" w:cs="Arial"/>
                <w:color w:val="000000"/>
                <w:sz w:val="16"/>
                <w:szCs w:val="16"/>
              </w:rPr>
            </w:pPr>
            <w:r>
              <w:rPr>
                <w:rFonts w:cs="Arial" w:ascii="Arial" w:hAnsi="Arial"/>
                <w:color w:val="000000"/>
                <w:sz w:val="16"/>
                <w:szCs w:val="16"/>
              </w:rPr>
            </w:r>
          </w:p>
          <w:p>
            <w:pPr>
              <w:pStyle w:val="Normal"/>
              <w:widowControl w:val="false"/>
              <w:rPr>
                <w:rFonts w:ascii="Arial" w:hAnsi="Arial" w:cs="Arial"/>
                <w:color w:val="000000"/>
                <w:sz w:val="16"/>
                <w:szCs w:val="16"/>
              </w:rPr>
            </w:pPr>
            <w:r>
              <w:rPr>
                <w:rFonts w:cs="Arial" w:ascii="Arial" w:hAnsi="Arial"/>
                <w:color w:val="000000"/>
                <w:sz w:val="16"/>
                <w:szCs w:val="16"/>
              </w:rPr>
              <w:t>Homozygous missense variant in FMNL3 (NM_175736.4): Chr12:50042077; c.2575C&gt;T; p.(Arg859Trp)</w:t>
            </w:r>
          </w:p>
        </w:tc>
        <w:tc>
          <w:tcPr>
            <w:tcW w:w="1727"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t>Homozygous  LoF variant in</w:t>
            </w:r>
            <w:r>
              <w:rPr>
                <w:rFonts w:cs="Arial" w:ascii="Arial" w:hAnsi="Arial"/>
                <w:i/>
                <w:color w:val="000000"/>
                <w:sz w:val="16"/>
                <w:szCs w:val="16"/>
              </w:rPr>
              <w:t xml:space="preserve"> PAN2</w:t>
            </w:r>
            <w:r>
              <w:rPr>
                <w:rFonts w:cs="Arial" w:ascii="Arial" w:hAnsi="Arial"/>
                <w:color w:val="000000"/>
                <w:sz w:val="16"/>
                <w:szCs w:val="16"/>
              </w:rPr>
              <w:t xml:space="preserve">  (NM_001127460.29):  Chr12:56721179; c.887dup; p.(Tyr296*)</w:t>
            </w:r>
          </w:p>
          <w:p>
            <w:pPr>
              <w:pStyle w:val="Normal"/>
              <w:widowControl w:val="false"/>
              <w:rPr>
                <w:rFonts w:ascii="Arial" w:hAnsi="Arial" w:cs="Arial"/>
                <w:color w:val="000000"/>
                <w:sz w:val="16"/>
                <w:szCs w:val="16"/>
              </w:rPr>
            </w:pPr>
            <w:r>
              <w:rPr>
                <w:rFonts w:cs="Arial" w:ascii="Arial" w:hAnsi="Arial"/>
                <w:color w:val="000000"/>
                <w:sz w:val="16"/>
                <w:szCs w:val="16"/>
              </w:rPr>
            </w:r>
          </w:p>
          <w:p>
            <w:pPr>
              <w:pStyle w:val="Normal"/>
              <w:widowControl w:val="false"/>
              <w:rPr>
                <w:rFonts w:ascii="Arial" w:hAnsi="Arial" w:cs="Arial"/>
                <w:color w:val="000000"/>
                <w:sz w:val="16"/>
                <w:szCs w:val="16"/>
              </w:rPr>
            </w:pPr>
            <w:r>
              <w:rPr>
                <w:rFonts w:cs="Arial" w:ascii="Arial" w:hAnsi="Arial"/>
                <w:color w:val="000000"/>
                <w:sz w:val="16"/>
                <w:szCs w:val="16"/>
              </w:rPr>
              <w:t xml:space="preserve">Homozygous missense variant in </w:t>
            </w:r>
            <w:r>
              <w:rPr>
                <w:rFonts w:cs="Arial" w:ascii="Arial" w:hAnsi="Arial"/>
                <w:i/>
                <w:color w:val="000000"/>
                <w:sz w:val="16"/>
                <w:szCs w:val="16"/>
              </w:rPr>
              <w:t>FMNL3</w:t>
            </w:r>
            <w:r>
              <w:rPr>
                <w:rFonts w:cs="Arial" w:ascii="Arial" w:hAnsi="Arial"/>
                <w:color w:val="000000"/>
                <w:sz w:val="16"/>
                <w:szCs w:val="16"/>
              </w:rPr>
              <w:t xml:space="preserve"> (NM_175736.4): Chr12:50042077; c.2575C&gt;T; p.(Arg859Trp)</w:t>
            </w:r>
          </w:p>
          <w:p>
            <w:pPr>
              <w:pStyle w:val="Normal"/>
              <w:widowControl w:val="false"/>
              <w:rPr>
                <w:rFonts w:ascii="Arial" w:hAnsi="Arial" w:cs="Arial"/>
                <w:color w:val="000000"/>
                <w:sz w:val="16"/>
                <w:szCs w:val="16"/>
              </w:rPr>
            </w:pPr>
            <w:r>
              <w:rPr>
                <w:rFonts w:cs="Arial" w:ascii="Arial" w:hAnsi="Arial"/>
                <w:color w:val="000000"/>
                <w:sz w:val="16"/>
                <w:szCs w:val="16"/>
              </w:rPr>
            </w:r>
          </w:p>
          <w:p>
            <w:pPr>
              <w:pStyle w:val="Normal"/>
              <w:widowControl w:val="false"/>
              <w:rPr>
                <w:rFonts w:ascii="Arial" w:hAnsi="Arial" w:cs="Arial"/>
                <w:color w:val="000000"/>
                <w:sz w:val="16"/>
                <w:szCs w:val="16"/>
              </w:rPr>
            </w:pPr>
            <w:r>
              <w:rPr>
                <w:rFonts w:cs="Arial" w:ascii="Arial" w:hAnsi="Arial"/>
                <w:color w:val="000000"/>
                <w:sz w:val="16"/>
                <w:szCs w:val="16"/>
              </w:rPr>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rHeight w:val="2627" w:hRule="atLeast"/>
        </w:trPr>
        <w:tc>
          <w:tcPr>
            <w:tcW w:w="172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themeColor="text1"/>
                <w:sz w:val="16"/>
                <w:szCs w:val="16"/>
              </w:rPr>
            </w:pPr>
            <w:r>
              <w:rPr>
                <w:rFonts w:cs="Arial" w:ascii="Arial" w:hAnsi="Arial"/>
                <w:color w:val="000000" w:themeColor="text1"/>
                <w:sz w:val="16"/>
                <w:szCs w:val="16"/>
              </w:rPr>
              <w:t xml:space="preserve">Description of the patient in a few lines including health problems, behavior and level of functioning </w:t>
            </w:r>
          </w:p>
          <w:p>
            <w:pPr>
              <w:pStyle w:val="Normal"/>
              <w:widowControl w:val="false"/>
              <w:spacing w:lineRule="exact" w:line="300"/>
              <w:rPr>
                <w:rFonts w:ascii="Arial" w:hAnsi="Arial" w:cs="Arial"/>
                <w:color w:val="000000" w:themeColor="text1"/>
                <w:sz w:val="16"/>
                <w:szCs w:val="16"/>
              </w:rPr>
            </w:pPr>
            <w:r>
              <w:rPr>
                <w:rFonts w:cs="Arial" w:ascii="Arial" w:hAnsi="Arial"/>
                <w:color w:val="000000" w:themeColor="text1"/>
                <w:sz w:val="16"/>
                <w:szCs w:val="16"/>
              </w:rPr>
            </w:r>
          </w:p>
          <w:p>
            <w:pPr>
              <w:pStyle w:val="Normal"/>
              <w:widowControl w:val="false"/>
              <w:spacing w:lineRule="exact" w:line="300"/>
              <w:rPr>
                <w:rFonts w:ascii="Arial" w:hAnsi="Arial" w:cs="Arial"/>
                <w:color w:val="000000" w:themeColor="text1"/>
                <w:sz w:val="16"/>
                <w:szCs w:val="16"/>
              </w:rPr>
            </w:pPr>
            <w:r>
              <w:rPr>
                <w:rFonts w:cs="Arial" w:ascii="Arial" w:hAnsi="Arial"/>
                <w:color w:val="000000" w:themeColor="text1"/>
                <w:sz w:val="16"/>
                <w:szCs w:val="16"/>
              </w:rPr>
            </w:r>
          </w:p>
          <w:p>
            <w:pPr>
              <w:pStyle w:val="Normal"/>
              <w:widowControl w:val="false"/>
              <w:spacing w:lineRule="exact" w:line="300"/>
              <w:rPr>
                <w:rFonts w:ascii="Arial" w:hAnsi="Arial" w:cs="Arial"/>
                <w:color w:val="000000" w:themeColor="text1"/>
                <w:sz w:val="16"/>
                <w:szCs w:val="16"/>
              </w:rPr>
            </w:pPr>
            <w:r>
              <w:rPr>
                <w:rFonts w:cs="Arial" w:ascii="Arial" w:hAnsi="Arial"/>
                <w:color w:val="000000" w:themeColor="text1"/>
                <w:sz w:val="16"/>
                <w:szCs w:val="16"/>
              </w:rPr>
            </w:r>
          </w:p>
          <w:p>
            <w:pPr>
              <w:pStyle w:val="Normal"/>
              <w:widowControl w:val="false"/>
              <w:spacing w:lineRule="exact" w:line="300"/>
              <w:rPr>
                <w:rFonts w:ascii="Arial" w:hAnsi="Arial" w:cs="Arial"/>
                <w:color w:val="000000" w:themeColor="text1"/>
                <w:sz w:val="16"/>
                <w:szCs w:val="16"/>
              </w:rPr>
            </w:pPr>
            <w:r>
              <w:rPr>
                <w:rFonts w:cs="Arial" w:ascii="Arial" w:hAnsi="Arial"/>
                <w:color w:val="000000" w:themeColor="text1"/>
                <w:sz w:val="16"/>
                <w:szCs w:val="16"/>
              </w:rPr>
            </w:r>
          </w:p>
          <w:p>
            <w:pPr>
              <w:pStyle w:val="Normal"/>
              <w:widowControl w:val="false"/>
              <w:spacing w:lineRule="exact" w:line="300"/>
              <w:rPr>
                <w:rFonts w:ascii="Arial" w:hAnsi="Arial" w:cs="Arial"/>
                <w:color w:val="000000" w:themeColor="text1"/>
                <w:sz w:val="16"/>
                <w:szCs w:val="16"/>
              </w:rPr>
            </w:pPr>
            <w:r>
              <w:rPr>
                <w:rFonts w:cs="Arial" w:ascii="Arial" w:hAnsi="Arial"/>
                <w:color w:val="000000" w:themeColor="text1"/>
                <w:sz w:val="16"/>
                <w:szCs w:val="16"/>
              </w:rPr>
            </w:r>
          </w:p>
          <w:p>
            <w:pPr>
              <w:pStyle w:val="Normal"/>
              <w:widowControl w:val="false"/>
              <w:spacing w:lineRule="exact" w:line="300"/>
              <w:rPr>
                <w:rFonts w:ascii="Arial" w:hAnsi="Arial" w:cs="Arial"/>
                <w:color w:val="000000" w:themeColor="text1"/>
                <w:sz w:val="16"/>
                <w:szCs w:val="16"/>
              </w:rPr>
            </w:pPr>
            <w:r>
              <w:rPr>
                <w:rFonts w:cs="Arial" w:ascii="Arial" w:hAnsi="Arial"/>
                <w:color w:val="000000" w:themeColor="text1"/>
                <w:sz w:val="16"/>
                <w:szCs w:val="16"/>
              </w:rPr>
            </w:r>
          </w:p>
          <w:p>
            <w:pPr>
              <w:pStyle w:val="Normal"/>
              <w:widowControl w:val="false"/>
              <w:spacing w:lineRule="exact" w:line="300"/>
              <w:rPr>
                <w:rFonts w:ascii="Arial" w:hAnsi="Arial" w:cs="Arial"/>
                <w:color w:val="000000" w:themeColor="text1"/>
                <w:sz w:val="16"/>
                <w:szCs w:val="16"/>
              </w:rPr>
            </w:pPr>
            <w:r>
              <w:rPr>
                <w:rFonts w:cs="Arial" w:ascii="Arial" w:hAnsi="Arial"/>
                <w:color w:val="000000" w:themeColor="text1"/>
                <w:sz w:val="16"/>
                <w:szCs w:val="16"/>
              </w:rPr>
            </w:r>
          </w:p>
          <w:p>
            <w:pPr>
              <w:pStyle w:val="Normal"/>
              <w:widowControl w:val="false"/>
              <w:spacing w:lineRule="exact" w:line="300"/>
              <w:rPr>
                <w:rFonts w:ascii="Arial" w:hAnsi="Arial" w:cs="Arial"/>
                <w:color w:val="000000" w:themeColor="text1"/>
                <w:sz w:val="16"/>
                <w:szCs w:val="16"/>
              </w:rPr>
            </w:pPr>
            <w:r>
              <w:rPr>
                <w:rFonts w:cs="Arial" w:ascii="Arial" w:hAnsi="Arial"/>
                <w:color w:val="000000" w:themeColor="text1"/>
                <w:sz w:val="16"/>
                <w:szCs w:val="16"/>
              </w:rPr>
            </w:r>
          </w:p>
          <w:p>
            <w:pPr>
              <w:pStyle w:val="Normal"/>
              <w:widowControl w:val="false"/>
              <w:spacing w:lineRule="exact" w:line="300"/>
              <w:rPr>
                <w:rFonts w:ascii="Arial" w:hAnsi="Arial" w:cs="Arial"/>
                <w:color w:val="000000" w:themeColor="text1"/>
                <w:sz w:val="16"/>
                <w:szCs w:val="16"/>
              </w:rPr>
            </w:pPr>
            <w:r>
              <w:rPr>
                <w:rFonts w:cs="Arial" w:ascii="Arial" w:hAnsi="Arial"/>
                <w:color w:val="000000" w:themeColor="text1"/>
                <w:sz w:val="16"/>
                <w:szCs w:val="16"/>
              </w:rPr>
            </w:r>
          </w:p>
          <w:p>
            <w:pPr>
              <w:pStyle w:val="Normal"/>
              <w:widowControl w:val="false"/>
              <w:spacing w:lineRule="exact" w:line="300"/>
              <w:rPr>
                <w:rFonts w:ascii="Arial" w:hAnsi="Arial" w:cs="Arial"/>
                <w:color w:val="000000" w:themeColor="text1"/>
                <w:sz w:val="16"/>
                <w:szCs w:val="16"/>
              </w:rPr>
            </w:pPr>
            <w:r>
              <w:rPr>
                <w:rFonts w:cs="Arial" w:ascii="Arial" w:hAnsi="Arial"/>
                <w:color w:val="000000" w:themeColor="text1"/>
                <w:sz w:val="16"/>
                <w:szCs w:val="16"/>
              </w:rPr>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t>Global developmental delays, cerebellar hypoplasia, hypotonia, poor appetite, febrile seizures, sleep disturbance.</w:t>
            </w:r>
          </w:p>
        </w:tc>
        <w:tc>
          <w:tcPr>
            <w:tcW w:w="223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Arial" w:hAnsi="Arial" w:cs="Arial"/>
                <w:color w:val="000000"/>
                <w:sz w:val="16"/>
                <w:szCs w:val="16"/>
              </w:rPr>
            </w:pPr>
            <w:r>
              <w:rPr>
                <w:rFonts w:cs="Arial" w:ascii="Arial" w:hAnsi="Arial"/>
                <w:color w:val="000000"/>
                <w:sz w:val="16"/>
                <w:szCs w:val="16"/>
              </w:rPr>
              <w:t>Severely handicapped, nonverbal and nonambulant. Malformation of cerebellum and ataxia. Epilepsy since age of 7 months.</w:t>
            </w:r>
          </w:p>
          <w:p>
            <w:pPr>
              <w:pStyle w:val="Normal"/>
              <w:widowControl w:val="false"/>
              <w:rPr>
                <w:rFonts w:ascii="Arial" w:hAnsi="Arial" w:cs="Arial"/>
                <w:color w:val="000000"/>
                <w:sz w:val="16"/>
                <w:szCs w:val="16"/>
              </w:rPr>
            </w:pPr>
            <w:r>
              <w:rPr>
                <w:rFonts w:cs="Arial" w:ascii="Arial" w:hAnsi="Arial"/>
                <w:color w:val="000000"/>
                <w:sz w:val="16"/>
                <w:szCs w:val="16"/>
              </w:rPr>
            </w:r>
          </w:p>
        </w:tc>
        <w:tc>
          <w:tcPr>
            <w:tcW w:w="173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r>
          </w:p>
        </w:tc>
        <w:tc>
          <w:tcPr>
            <w:tcW w:w="1727"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t>Neonatal hypotonia, psychomotor delay, ataxic gait, mild ID, scoliosis, nystagmus.</w:t>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rHeight w:val="387" w:hRule="atLeast"/>
        </w:trPr>
        <w:tc>
          <w:tcPr>
            <w:tcW w:w="1727" w:type="dxa"/>
            <w:tcBorders>
              <w:top w:val="single" w:sz="4" w:space="0" w:color="000000"/>
              <w:left w:val="single" w:sz="4" w:space="0" w:color="000000"/>
              <w:bottom w:val="single" w:sz="4" w:space="0" w:color="000000"/>
            </w:tcBorders>
          </w:tcPr>
          <w:p>
            <w:pPr>
              <w:pStyle w:val="Normal"/>
              <w:widowControl w:val="false"/>
              <w:spacing w:lineRule="exact" w:line="300"/>
              <w:rPr>
                <w:rFonts w:ascii="Arial" w:hAnsi="Arial" w:cs="Arial"/>
                <w:i/>
                <w:i/>
                <w:color w:val="000000" w:themeColor="text1"/>
                <w:sz w:val="16"/>
                <w:szCs w:val="16"/>
              </w:rPr>
            </w:pPr>
            <w:r>
              <w:rPr>
                <w:rFonts w:cs="Arial" w:ascii="Arial" w:hAnsi="Arial"/>
                <w:i/>
                <w:color w:val="000000" w:themeColor="text1"/>
                <w:sz w:val="16"/>
                <w:szCs w:val="16"/>
              </w:rPr>
            </w:r>
          </w:p>
        </w:tc>
        <w:tc>
          <w:tcPr>
            <w:tcW w:w="3821" w:type="dxa"/>
            <w:gridSpan w:val="2"/>
            <w:tcBorders>
              <w:top w:val="single" w:sz="4" w:space="0" w:color="000000"/>
              <w:bottom w:val="single" w:sz="4" w:space="0" w:color="000000"/>
            </w:tcBorders>
            <w:shd w:color="auto" w:fill="auto" w:val="clear"/>
          </w:tcPr>
          <w:p>
            <w:pPr>
              <w:pStyle w:val="Normal"/>
              <w:widowControl w:val="false"/>
              <w:spacing w:lineRule="exact" w:line="300"/>
              <w:rPr>
                <w:rFonts w:ascii="Arial" w:hAnsi="Arial" w:cs="Arial"/>
                <w:i/>
                <w:i/>
                <w:color w:val="000000"/>
                <w:sz w:val="16"/>
                <w:szCs w:val="16"/>
              </w:rPr>
            </w:pPr>
            <w:r>
              <w:rPr>
                <w:rFonts w:cs="Arial" w:ascii="Arial" w:hAnsi="Arial"/>
                <w:i/>
                <w:color w:val="000000"/>
                <w:sz w:val="16"/>
                <w:szCs w:val="16"/>
              </w:rPr>
            </w:r>
          </w:p>
          <w:p>
            <w:pPr>
              <w:pStyle w:val="Normal"/>
              <w:widowControl w:val="false"/>
              <w:spacing w:lineRule="exact" w:line="300"/>
              <w:jc w:val="center"/>
              <w:rPr>
                <w:rFonts w:ascii="Arial" w:hAnsi="Arial" w:cs="Arial"/>
                <w:i/>
                <w:i/>
                <w:color w:val="000000"/>
                <w:sz w:val="16"/>
                <w:szCs w:val="16"/>
              </w:rPr>
            </w:pPr>
            <w:r>
              <w:rPr>
                <w:rFonts w:cs="Arial" w:ascii="Arial" w:hAnsi="Arial"/>
                <w:b/>
                <w:i/>
                <w:color w:val="000000"/>
                <w:sz w:val="16"/>
                <w:szCs w:val="16"/>
              </w:rPr>
              <w:t>Facial and Distal Limb Morphology</w:t>
            </w:r>
          </w:p>
        </w:tc>
        <w:tc>
          <w:tcPr>
            <w:tcW w:w="1731" w:type="dxa"/>
            <w:tcBorders>
              <w:top w:val="single" w:sz="4" w:space="0" w:color="000000"/>
              <w:bottom w:val="single" w:sz="4" w:space="0" w:color="000000"/>
            </w:tcBorders>
          </w:tcPr>
          <w:p>
            <w:pPr>
              <w:pStyle w:val="Normal"/>
              <w:widowControl w:val="false"/>
              <w:spacing w:lineRule="exact" w:line="300"/>
              <w:rPr>
                <w:rFonts w:ascii="Arial" w:hAnsi="Arial" w:cs="Arial"/>
                <w:i/>
                <w:i/>
                <w:color w:val="000000"/>
                <w:sz w:val="16"/>
                <w:szCs w:val="16"/>
              </w:rPr>
            </w:pPr>
            <w:r>
              <w:rPr>
                <w:rFonts w:cs="Arial" w:ascii="Arial" w:hAnsi="Arial"/>
                <w:i/>
                <w:color w:val="000000"/>
                <w:sz w:val="16"/>
                <w:szCs w:val="16"/>
              </w:rPr>
            </w:r>
          </w:p>
        </w:tc>
        <w:tc>
          <w:tcPr>
            <w:tcW w:w="1727" w:type="dxa"/>
            <w:tcBorders>
              <w:top w:val="single" w:sz="4" w:space="0" w:color="000000"/>
              <w:bottom w:val="single" w:sz="4" w:space="0" w:color="000000"/>
            </w:tcBorders>
          </w:tcPr>
          <w:p>
            <w:pPr>
              <w:pStyle w:val="Normal"/>
              <w:widowControl w:val="false"/>
              <w:spacing w:lineRule="exact" w:line="300"/>
              <w:rPr>
                <w:rFonts w:ascii="Arial" w:hAnsi="Arial" w:cs="Arial"/>
                <w:i/>
                <w:i/>
                <w:color w:val="000000"/>
                <w:sz w:val="16"/>
                <w:szCs w:val="16"/>
              </w:rPr>
            </w:pPr>
            <w:r>
              <w:rPr>
                <w:rFonts w:cs="Arial" w:ascii="Arial" w:hAnsi="Arial"/>
                <w:i/>
                <w:color w:val="000000"/>
                <w:sz w:val="16"/>
                <w:szCs w:val="16"/>
              </w:rPr>
            </w:r>
          </w:p>
        </w:tc>
        <w:tc>
          <w:tcPr>
            <w:tcW w:w="1356" w:type="dxa"/>
            <w:tcBorders>
              <w:top w:val="single" w:sz="4" w:space="0" w:color="000000"/>
              <w:bottom w:val="single" w:sz="4" w:space="0" w:color="000000"/>
            </w:tcBorders>
          </w:tcPr>
          <w:p>
            <w:pPr>
              <w:pStyle w:val="Normal"/>
              <w:widowControl w:val="false"/>
              <w:spacing w:lineRule="exact" w:line="300"/>
              <w:rPr>
                <w:rFonts w:ascii="Arial" w:hAnsi="Arial" w:cs="Arial"/>
                <w:i/>
                <w:i/>
                <w:color w:val="000000"/>
                <w:sz w:val="16"/>
                <w:szCs w:val="16"/>
              </w:rPr>
            </w:pPr>
            <w:r>
              <w:rPr>
                <w:rFonts w:cs="Arial" w:ascii="Arial" w:hAnsi="Arial"/>
                <w:i/>
                <w:color w:val="000000"/>
                <w:sz w:val="16"/>
                <w:szCs w:val="16"/>
              </w:rPr>
            </w:r>
          </w:p>
        </w:tc>
        <w:tc>
          <w:tcPr>
            <w:tcW w:w="598" w:type="dxa"/>
            <w:tcBorders>
              <w:top w:val="single" w:sz="4" w:space="0" w:color="000000"/>
              <w:bottom w:val="single" w:sz="4" w:space="0" w:color="000000"/>
              <w:right w:val="single" w:sz="4" w:space="0" w:color="000000"/>
            </w:tcBorders>
          </w:tcPr>
          <w:p>
            <w:pPr>
              <w:pStyle w:val="Normal"/>
              <w:widowControl w:val="false"/>
              <w:spacing w:lineRule="exact" w:line="300"/>
              <w:rPr>
                <w:rFonts w:ascii="Arial" w:hAnsi="Arial" w:cs="Arial"/>
                <w:i/>
                <w:i/>
                <w:color w:val="000000"/>
                <w:sz w:val="16"/>
                <w:szCs w:val="16"/>
              </w:rPr>
            </w:pPr>
            <w:r>
              <w:rPr>
                <w:rFonts w:cs="Arial" w:ascii="Arial" w:hAnsi="Arial"/>
                <w:i/>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color w:val="000000" w:themeColor="text1"/>
                <w:sz w:val="16"/>
                <w:szCs w:val="16"/>
              </w:rPr>
            </w:pPr>
            <w:r>
              <w:rPr>
                <w:rFonts w:cs="Arial" w:ascii="Arial" w:hAnsi="Arial"/>
                <w:color w:val="000000" w:themeColor="text1"/>
                <w:sz w:val="16"/>
                <w:szCs w:val="16"/>
              </w:rPr>
              <w:t xml:space="preserve">Face, Square </w:t>
            </w:r>
            <w:r>
              <w:rPr>
                <w:rFonts w:cs="Arial" w:ascii="Arial" w:hAnsi="Arial"/>
                <w:color w:val="000000" w:themeColor="text1"/>
                <w:sz w:val="16"/>
                <w:szCs w:val="16"/>
                <w:shd w:fill="FFFFFF" w:val="clear"/>
              </w:rPr>
              <w:t>HP_0000321</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rPr>
              <w:t xml:space="preserve">(FS)/ Flat (FF) </w:t>
            </w:r>
            <w:r>
              <w:rPr>
                <w:rFonts w:cs="Arial" w:ascii="Arial" w:hAnsi="Arial"/>
                <w:color w:val="000000" w:themeColor="text1"/>
                <w:sz w:val="16"/>
                <w:szCs w:val="16"/>
                <w:shd w:fill="FFFFFF" w:val="clear"/>
              </w:rPr>
              <w:t>HP_0012368</w:t>
            </w:r>
          </w:p>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Square</w:t>
            </w:r>
          </w:p>
        </w:tc>
        <w:tc>
          <w:tcPr>
            <w:tcW w:w="17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Long face</w:t>
            </w:r>
          </w:p>
        </w:tc>
        <w:tc>
          <w:tcPr>
            <w:tcW w:w="17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 xml:space="preserve">Long face </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Sparse hair</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HP_0008070</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No (hypertrichosis with full and low hairline extending into the forehead)</w:t>
            </w:r>
          </w:p>
        </w:tc>
        <w:tc>
          <w:tcPr>
            <w:tcW w:w="17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Thick eyebrows</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HP_0000574</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 xml:space="preserve">+ </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color w:val="000000" w:themeColor="text1"/>
                <w:sz w:val="16"/>
                <w:szCs w:val="16"/>
              </w:rPr>
            </w:pPr>
            <w:r>
              <w:rPr>
                <w:rFonts w:cs="Arial" w:ascii="Arial" w:hAnsi="Arial"/>
                <w:color w:val="000000" w:themeColor="text1"/>
                <w:sz w:val="16"/>
                <w:szCs w:val="16"/>
              </w:rPr>
              <w:t xml:space="preserve">Telecanthus (T) </w:t>
            </w:r>
            <w:r>
              <w:rPr>
                <w:rFonts w:cs="Arial" w:ascii="Arial" w:hAnsi="Arial"/>
                <w:color w:val="000000" w:themeColor="text1"/>
                <w:sz w:val="16"/>
                <w:szCs w:val="16"/>
                <w:shd w:fill="FFFFFF" w:val="clear"/>
              </w:rPr>
              <w:t>HP_0000506</w:t>
            </w:r>
          </w:p>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 xml:space="preserve"> </w:t>
            </w:r>
            <w:r>
              <w:rPr>
                <w:rFonts w:cs="Arial" w:ascii="Arial" w:hAnsi="Arial"/>
                <w:color w:val="000000" w:themeColor="text1"/>
                <w:sz w:val="16"/>
                <w:szCs w:val="16"/>
              </w:rPr>
              <w:t>/ Epicanthus (E)</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HP_0000286</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E</w:t>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T</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color w:val="000000" w:themeColor="text1"/>
                <w:sz w:val="16"/>
                <w:szCs w:val="16"/>
              </w:rPr>
            </w:pPr>
            <w:r>
              <w:rPr>
                <w:rFonts w:cs="Arial" w:ascii="Arial" w:hAnsi="Arial"/>
                <w:color w:val="000000" w:themeColor="text1"/>
                <w:sz w:val="16"/>
                <w:szCs w:val="16"/>
              </w:rPr>
              <w:t xml:space="preserve">Palpebral fissures Upslanted (U) </w:t>
            </w:r>
            <w:r>
              <w:rPr>
                <w:rFonts w:cs="Arial" w:ascii="Arial" w:hAnsi="Arial"/>
                <w:color w:val="000000" w:themeColor="text1"/>
                <w:sz w:val="16"/>
                <w:szCs w:val="16"/>
                <w:shd w:fill="FFFFFF" w:val="clear"/>
              </w:rPr>
              <w:t>HP_0000582</w:t>
            </w:r>
            <w:r>
              <w:rPr>
                <w:rFonts w:cs="Arial" w:ascii="Arial" w:hAnsi="Arial"/>
                <w:color w:val="000000" w:themeColor="text1"/>
                <w:sz w:val="16"/>
                <w:szCs w:val="16"/>
              </w:rPr>
              <w:t xml:space="preserve"> / Downslanted (D) </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HP_0000494</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U</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D</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D</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color w:val="000000" w:themeColor="text1"/>
                <w:sz w:val="16"/>
                <w:szCs w:val="16"/>
              </w:rPr>
            </w:pPr>
            <w:r>
              <w:rPr>
                <w:rFonts w:cs="Arial" w:ascii="Arial" w:hAnsi="Arial"/>
                <w:color w:val="000000" w:themeColor="text1"/>
                <w:sz w:val="16"/>
                <w:szCs w:val="16"/>
              </w:rPr>
              <w:t xml:space="preserve">Palpebral fissures, short </w:t>
            </w:r>
            <w:r>
              <w:rPr>
                <w:rFonts w:cs="Arial" w:ascii="Arial" w:hAnsi="Arial"/>
                <w:color w:val="000000" w:themeColor="text1"/>
                <w:sz w:val="16"/>
                <w:szCs w:val="16"/>
                <w:shd w:fill="FFFFFF" w:val="clear"/>
              </w:rPr>
              <w:t>HP_0012745</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rPr>
              <w:t xml:space="preserve">/long </w:t>
            </w:r>
            <w:r>
              <w:rPr>
                <w:rFonts w:cs="Arial" w:ascii="Arial" w:hAnsi="Arial"/>
                <w:color w:val="000000" w:themeColor="text1"/>
                <w:sz w:val="16"/>
                <w:szCs w:val="16"/>
                <w:shd w:fill="FFFFFF" w:val="clear"/>
              </w:rPr>
              <w:t>HP_0000637</w:t>
            </w:r>
          </w:p>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Long</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Long</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Long</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color w:val="000000" w:themeColor="text1"/>
                <w:sz w:val="16"/>
                <w:szCs w:val="16"/>
              </w:rPr>
            </w:pPr>
            <w:r>
              <w:rPr>
                <w:rFonts w:cs="Arial" w:ascii="Arial" w:hAnsi="Arial"/>
                <w:color w:val="000000" w:themeColor="text1"/>
                <w:sz w:val="16"/>
                <w:szCs w:val="16"/>
              </w:rPr>
              <w:t xml:space="preserve">Ptosis (P) </w:t>
            </w:r>
            <w:r>
              <w:rPr>
                <w:rFonts w:cs="Arial" w:ascii="Arial" w:hAnsi="Arial"/>
                <w:color w:val="000000" w:themeColor="text1"/>
                <w:sz w:val="16"/>
                <w:szCs w:val="16"/>
                <w:shd w:fill="FFFFFF" w:val="clear"/>
              </w:rPr>
              <w:t>HP_0000508</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rPr>
              <w:t xml:space="preserve">/ Belpharophimosis (B) </w:t>
            </w:r>
            <w:r>
              <w:rPr>
                <w:rFonts w:cs="Arial" w:ascii="Arial" w:hAnsi="Arial"/>
                <w:color w:val="000000" w:themeColor="text1"/>
                <w:sz w:val="16"/>
                <w:szCs w:val="16"/>
                <w:shd w:fill="FFFFFF" w:val="clear"/>
              </w:rPr>
              <w:t>HP_0000581</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P</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color w:val="000000" w:themeColor="text1"/>
                <w:sz w:val="16"/>
                <w:szCs w:val="16"/>
              </w:rPr>
            </w:pPr>
            <w:r>
              <w:rPr>
                <w:rFonts w:cs="Arial" w:ascii="Arial" w:hAnsi="Arial"/>
                <w:color w:val="000000" w:themeColor="text1"/>
                <w:sz w:val="16"/>
                <w:szCs w:val="16"/>
              </w:rPr>
              <w:t xml:space="preserve">Long eyelashes </w:t>
            </w:r>
            <w:r>
              <w:rPr>
                <w:rFonts w:cs="Arial" w:ascii="Arial" w:hAnsi="Arial"/>
                <w:color w:val="000000" w:themeColor="text1"/>
                <w:sz w:val="16"/>
                <w:szCs w:val="16"/>
                <w:shd w:fill="FFFFFF" w:val="clear"/>
              </w:rPr>
              <w:t>HP_0000527</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Depressed nasal bridge</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HP_0005280</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Depressed nasal ridge</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HP_0000457</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NA</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 xml:space="preserve">Narrow nasal bridge </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HP_0000446</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Short nose</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HP_0003196</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Broad nasal tip</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HP_0000455</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Short columella</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HP_0002000</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Anteverted nares</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HP_0000463</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Full cheeks</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HP_0000293</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color w:val="000000" w:themeColor="text1"/>
                <w:sz w:val="16"/>
                <w:szCs w:val="16"/>
              </w:rPr>
            </w:pPr>
            <w:r>
              <w:rPr>
                <w:rFonts w:cs="Arial" w:ascii="Arial" w:hAnsi="Arial"/>
                <w:color w:val="000000" w:themeColor="text1"/>
                <w:sz w:val="16"/>
                <w:szCs w:val="16"/>
              </w:rPr>
              <w:t xml:space="preserve">Philtrum Short </w:t>
            </w:r>
            <w:r>
              <w:rPr>
                <w:rFonts w:cs="Arial" w:ascii="Arial" w:hAnsi="Arial"/>
                <w:color w:val="000000" w:themeColor="text1"/>
                <w:sz w:val="16"/>
                <w:szCs w:val="16"/>
                <w:shd w:fill="FFFFFF" w:val="clear"/>
              </w:rPr>
              <w:t>HP_0000322</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rPr>
              <w:t xml:space="preserve">(S)/Long (L) </w:t>
            </w:r>
            <w:r>
              <w:rPr>
                <w:rFonts w:cs="Arial" w:ascii="Arial" w:hAnsi="Arial"/>
                <w:color w:val="000000" w:themeColor="text1"/>
                <w:sz w:val="16"/>
                <w:szCs w:val="16"/>
                <w:shd w:fill="FFFFFF" w:val="clear"/>
              </w:rPr>
              <w:t>HP_0000343</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rPr>
              <w:t xml:space="preserve">/Deep (D) </w:t>
            </w:r>
            <w:r>
              <w:rPr>
                <w:rFonts w:cs="Arial" w:ascii="Arial" w:hAnsi="Arial"/>
                <w:color w:val="000000" w:themeColor="text1"/>
                <w:sz w:val="16"/>
                <w:szCs w:val="16"/>
                <w:shd w:fill="FFFFFF" w:val="clear"/>
              </w:rPr>
              <w:t>HP_0002002</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rPr>
              <w:t>/smooth (SM)</w:t>
            </w:r>
            <w:r>
              <w:rPr>
                <w:rFonts w:cs="Arial" w:ascii="Arial" w:hAnsi="Arial"/>
                <w:color w:val="000000" w:themeColor="text1"/>
                <w:sz w:val="16"/>
                <w:szCs w:val="16"/>
                <w:shd w:fill="FFFFFF" w:val="clear"/>
              </w:rPr>
              <w:t xml:space="preserve"> HP_0000319</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SM</w:t>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S + D</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S/ SM</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S, SM</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color w:val="000000" w:themeColor="text1"/>
                <w:sz w:val="16"/>
                <w:szCs w:val="16"/>
              </w:rPr>
            </w:pPr>
            <w:r>
              <w:rPr>
                <w:rFonts w:cs="Arial" w:ascii="Arial" w:hAnsi="Arial"/>
                <w:color w:val="000000" w:themeColor="text1"/>
                <w:sz w:val="16"/>
                <w:szCs w:val="16"/>
              </w:rPr>
              <w:t xml:space="preserve">Everted upper lip vermilion </w:t>
            </w:r>
            <w:r>
              <w:rPr>
                <w:rFonts w:cs="Arial" w:ascii="Arial" w:hAnsi="Arial"/>
                <w:color w:val="000000" w:themeColor="text1"/>
                <w:sz w:val="16"/>
                <w:szCs w:val="16"/>
                <w:shd w:fill="FFFFFF" w:val="clear"/>
              </w:rPr>
              <w:t>HP_0010803</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Thin upper lip vermilion</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HP_0000219</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Full lips, both upper and lower</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High palate</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HP_0000218</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NA</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Reduced number of teeth</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HP_0009804</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NA but has had teeth removed. We just don´t know why.</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color w:val="000000" w:themeColor="text1"/>
                <w:sz w:val="16"/>
                <w:szCs w:val="16"/>
              </w:rPr>
            </w:pPr>
            <w:r>
              <w:rPr>
                <w:rFonts w:cs="Arial" w:ascii="Arial" w:hAnsi="Arial"/>
                <w:color w:val="000000" w:themeColor="text1"/>
                <w:sz w:val="16"/>
                <w:szCs w:val="16"/>
              </w:rPr>
              <w:t xml:space="preserve">Micro </w:t>
            </w:r>
            <w:r>
              <w:rPr>
                <w:rFonts w:cs="Arial" w:ascii="Arial" w:hAnsi="Arial"/>
                <w:color w:val="000000" w:themeColor="text1"/>
                <w:sz w:val="16"/>
                <w:szCs w:val="16"/>
                <w:shd w:fill="FFFFFF" w:val="clear"/>
              </w:rPr>
              <w:t>HP_0000347</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rPr>
              <w:t xml:space="preserve">/retrognathia </w:t>
            </w:r>
            <w:r>
              <w:rPr>
                <w:rFonts w:cs="Arial" w:ascii="Arial" w:hAnsi="Arial"/>
                <w:color w:val="000000" w:themeColor="text1"/>
                <w:sz w:val="16"/>
                <w:szCs w:val="16"/>
                <w:shd w:fill="FFFFFF" w:val="clear"/>
              </w:rPr>
              <w:t>HP_0000278</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color w:val="000000" w:themeColor="text1"/>
                <w:sz w:val="16"/>
                <w:szCs w:val="16"/>
              </w:rPr>
            </w:pPr>
            <w:r>
              <w:rPr>
                <w:rFonts w:cs="Arial" w:ascii="Arial" w:hAnsi="Arial"/>
                <w:color w:val="000000" w:themeColor="text1"/>
                <w:sz w:val="16"/>
                <w:szCs w:val="16"/>
              </w:rPr>
              <w:t xml:space="preserve">Low-set ears (L) </w:t>
            </w:r>
            <w:r>
              <w:rPr>
                <w:rFonts w:cs="Arial" w:ascii="Arial" w:hAnsi="Arial"/>
                <w:color w:val="000000" w:themeColor="text1"/>
                <w:sz w:val="16"/>
                <w:szCs w:val="16"/>
                <w:shd w:fill="FFFFFF" w:val="clear"/>
              </w:rPr>
              <w:t>HP_0000369</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NA</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L</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color w:val="000000" w:themeColor="text1"/>
                <w:sz w:val="16"/>
                <w:szCs w:val="16"/>
              </w:rPr>
            </w:pPr>
            <w:r>
              <w:rPr>
                <w:rFonts w:cs="Arial" w:ascii="Arial" w:hAnsi="Arial"/>
                <w:color w:val="000000" w:themeColor="text1"/>
                <w:sz w:val="16"/>
                <w:szCs w:val="16"/>
              </w:rPr>
              <w:t xml:space="preserve">Protruding ears </w:t>
            </w:r>
            <w:r>
              <w:rPr>
                <w:rFonts w:cs="Arial" w:ascii="Arial" w:hAnsi="Arial"/>
                <w:color w:val="000000" w:themeColor="text1"/>
                <w:sz w:val="16"/>
                <w:szCs w:val="16"/>
                <w:shd w:fill="FFFFFF" w:val="clear"/>
              </w:rPr>
              <w:t>HP_0000411</w:t>
            </w:r>
            <w:r>
              <w:rPr>
                <w:rFonts w:cs="Arial" w:ascii="Arial" w:hAnsi="Arial"/>
                <w:color w:val="000000" w:themeColor="text1"/>
                <w:sz w:val="16"/>
                <w:szCs w:val="16"/>
              </w:rPr>
              <w:t xml:space="preserve"> </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Prominent inferior crus of antihelix</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HP_0011238</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NA</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 xml:space="preserve">Overfolded helix </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HP_0000396</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NA</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 xml:space="preserve">hypoplasia of earlobe </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HP_0009906</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Ulnar deviation of finger(s)</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HP_0001193</w:t>
            </w:r>
          </w:p>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NA</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Tapered fingers</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HP_0001182</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NA</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Clinodactyly of the fifth finger</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HP_0004209</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NA</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 xml:space="preserve">Prominent digit pads </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HP_0011298</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NA</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 xml:space="preserve">Sandal gap </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HP_0001852</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NA</w:t>
            </w:r>
          </w:p>
        </w:tc>
        <w:tc>
          <w:tcPr>
            <w:tcW w:w="17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Pes Planus</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HP_0001763</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NA</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lang w:val="en-GB"/>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lang w:val="en-GB"/>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themeColor="text1"/>
                <w:sz w:val="16"/>
                <w:szCs w:val="16"/>
              </w:rPr>
            </w:pPr>
            <w:r>
              <w:rPr>
                <w:rFonts w:cs="Arial" w:ascii="Arial" w:hAnsi="Arial"/>
                <w:color w:val="000000" w:themeColor="text1"/>
                <w:sz w:val="16"/>
                <w:szCs w:val="16"/>
              </w:rPr>
              <w:t>Rocker bottom foot</w:t>
            </w:r>
          </w:p>
          <w:p>
            <w:pPr>
              <w:pStyle w:val="Normal"/>
              <w:widowControl w:val="false"/>
              <w:rPr>
                <w:rFonts w:ascii="Arial" w:hAnsi="Arial" w:cs="Arial"/>
                <w:color w:val="000000" w:themeColor="text1"/>
                <w:sz w:val="16"/>
                <w:szCs w:val="16"/>
              </w:rPr>
            </w:pPr>
            <w:r>
              <w:rPr>
                <w:rFonts w:cs="Arial" w:ascii="Arial" w:hAnsi="Arial"/>
                <w:color w:val="000000" w:themeColor="text1"/>
                <w:sz w:val="16"/>
                <w:szCs w:val="16"/>
                <w:shd w:fill="FFFFFF" w:val="clear"/>
              </w:rPr>
              <w:t>HP_0001838</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NA</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lang w:val="en-GB"/>
              </w:rPr>
              <w:t>-</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lang w:val="en-GB"/>
              </w:rPr>
              <w:t>-</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72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color w:val="000000" w:themeColor="text1"/>
                <w:sz w:val="16"/>
                <w:szCs w:val="16"/>
                <w:vertAlign w:val="superscript"/>
              </w:rPr>
            </w:pPr>
            <w:r>
              <w:rPr>
                <w:rFonts w:cs="Arial" w:ascii="Arial" w:hAnsi="Arial"/>
                <w:color w:val="000000" w:themeColor="text1"/>
                <w:sz w:val="16"/>
                <w:szCs w:val="16"/>
              </w:rPr>
              <w:t>Other dysmorphic features</w:t>
            </w:r>
          </w:p>
        </w:tc>
        <w:tc>
          <w:tcPr>
            <w:tcW w:w="15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22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Myopathic facies, hypertelorism</w:t>
            </w:r>
          </w:p>
        </w:tc>
        <w:tc>
          <w:tcPr>
            <w:tcW w:w="17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hypertelorism</w:t>
            </w:r>
          </w:p>
        </w:tc>
        <w:tc>
          <w:tcPr>
            <w:tcW w:w="13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5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bl>
    <w:p>
      <w:pPr>
        <w:pStyle w:val="Normal"/>
        <w:rPr>
          <w:rFonts w:ascii="Arial" w:hAnsi="Arial" w:cs="Arial"/>
          <w:color w:val="000000"/>
          <w:sz w:val="16"/>
          <w:szCs w:val="16"/>
        </w:rPr>
      </w:pPr>
      <w:r>
        <w:rPr>
          <w:rFonts w:cs="Arial" w:ascii="Arial" w:hAnsi="Arial"/>
          <w:color w:val="000000"/>
          <w:sz w:val="16"/>
          <w:szCs w:val="16"/>
        </w:rPr>
      </w:r>
      <w:r>
        <w:br w:type="page"/>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54"/>
        <w:gridCol w:w="1160"/>
        <w:gridCol w:w="1493"/>
        <w:gridCol w:w="1328"/>
        <w:gridCol w:w="1293"/>
        <w:gridCol w:w="1545"/>
        <w:gridCol w:w="676"/>
      </w:tblGrid>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pageBreakBefore/>
              <w:widowControl w:val="false"/>
              <w:spacing w:before="0" w:after="0"/>
              <w:contextualSpacing/>
              <w:jc w:val="both"/>
              <w:rPr>
                <w:rFonts w:ascii="Arial" w:hAnsi="Arial" w:cs="Arial"/>
                <w:color w:val="000000"/>
                <w:sz w:val="16"/>
                <w:szCs w:val="16"/>
              </w:rPr>
            </w:pPr>
            <w:r>
              <w:rPr>
                <w:rFonts w:cs="Arial" w:ascii="Arial" w:hAnsi="Arial"/>
                <w:b/>
                <w:color w:val="000000"/>
                <w:sz w:val="16"/>
                <w:szCs w:val="16"/>
              </w:rPr>
              <w:t>Characteristics and Medical problems</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b/>
                <w:b/>
                <w:bCs/>
                <w:color w:val="000000"/>
                <w:sz w:val="16"/>
                <w:szCs w:val="16"/>
              </w:rPr>
            </w:pPr>
            <w:r>
              <w:rPr>
                <w:rFonts w:cs="Arial" w:ascii="Arial" w:hAnsi="Arial"/>
                <w:b/>
                <w:bCs/>
                <w:color w:val="000000"/>
                <w:sz w:val="16"/>
                <w:szCs w:val="16"/>
              </w:rPr>
              <w:t>Patient 1</w:t>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b/>
                <w:b/>
                <w:bCs/>
                <w:color w:val="000000"/>
                <w:sz w:val="16"/>
                <w:szCs w:val="16"/>
              </w:rPr>
            </w:pPr>
            <w:r>
              <w:rPr>
                <w:rFonts w:cs="Arial" w:ascii="Arial" w:hAnsi="Arial"/>
                <w:b/>
                <w:bCs/>
                <w:color w:val="000000"/>
                <w:sz w:val="16"/>
                <w:szCs w:val="16"/>
              </w:rPr>
              <w:t>Patient 2</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b/>
                <w:b/>
                <w:bCs/>
                <w:color w:val="000000"/>
                <w:sz w:val="16"/>
                <w:szCs w:val="16"/>
              </w:rPr>
            </w:pPr>
            <w:r>
              <w:rPr>
                <w:rFonts w:cs="Arial" w:ascii="Arial" w:hAnsi="Arial"/>
                <w:b/>
                <w:bCs/>
                <w:color w:val="000000"/>
                <w:sz w:val="16"/>
                <w:szCs w:val="16"/>
              </w:rPr>
              <w:t>Patient 3</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b/>
                <w:b/>
                <w:bCs/>
                <w:color w:val="000000"/>
                <w:sz w:val="16"/>
                <w:szCs w:val="16"/>
              </w:rPr>
            </w:pPr>
            <w:r>
              <w:rPr>
                <w:rFonts w:cs="Arial" w:ascii="Arial" w:hAnsi="Arial"/>
                <w:b/>
                <w:bCs/>
                <w:color w:val="000000"/>
                <w:sz w:val="16"/>
                <w:szCs w:val="16"/>
              </w:rPr>
              <w:t>Patient 4</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b/>
                <w:b/>
                <w:bCs/>
                <w:color w:val="000000"/>
                <w:sz w:val="16"/>
                <w:szCs w:val="16"/>
              </w:rPr>
            </w:pPr>
            <w:r>
              <w:rPr>
                <w:rFonts w:cs="Arial" w:ascii="Arial" w:hAnsi="Arial"/>
                <w:b/>
                <w:bCs/>
                <w:color w:val="000000"/>
                <w:sz w:val="16"/>
                <w:szCs w:val="16"/>
              </w:rPr>
              <w:t>Published patient</w:t>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b/>
                <w:b/>
                <w:bCs/>
                <w:color w:val="000000"/>
                <w:sz w:val="16"/>
                <w:szCs w:val="16"/>
              </w:rPr>
            </w:pPr>
            <w:r>
              <w:rPr>
                <w:rFonts w:cs="Arial" w:ascii="Arial" w:hAnsi="Arial"/>
                <w:b/>
                <w:bCs/>
                <w:color w:val="000000"/>
                <w:sz w:val="16"/>
                <w:szCs w:val="16"/>
              </w:rPr>
              <w:t>Total</w:t>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jc w:val="both"/>
              <w:rPr>
                <w:rFonts w:ascii="Arial" w:hAnsi="Arial" w:cs="Arial"/>
                <w:color w:val="000000"/>
                <w:sz w:val="16"/>
                <w:szCs w:val="16"/>
              </w:rPr>
            </w:pPr>
            <w:r>
              <w:rPr>
                <w:rFonts w:cs="Arial" w:ascii="Arial" w:hAnsi="Arial"/>
                <w:color w:val="000000"/>
                <w:sz w:val="16"/>
                <w:szCs w:val="16"/>
              </w:rPr>
              <w:t>Gestational age (weeks)</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38</w:t>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40</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41</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 full term</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highlight w:val="green"/>
              </w:rPr>
            </w:pPr>
            <w:r>
              <w:rPr>
                <w:rFonts w:cs="Arial" w:ascii="Arial" w:hAnsi="Arial"/>
                <w:b/>
                <w:color w:val="000000"/>
                <w:sz w:val="16"/>
                <w:szCs w:val="16"/>
              </w:rPr>
              <w:t>Growth</w:t>
            </w:r>
          </w:p>
        </w:tc>
        <w:tc>
          <w:tcPr>
            <w:tcW w:w="1160" w:type="dxa"/>
            <w:tcBorders>
              <w:top w:val="single" w:sz="4" w:space="0" w:color="000000"/>
              <w:left w:val="single" w:sz="4" w:space="0" w:color="000000"/>
              <w:bottom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493" w:type="dxa"/>
            <w:tcBorders>
              <w:top w:val="single" w:sz="4" w:space="0" w:color="000000"/>
              <w:bottom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328" w:type="dxa"/>
            <w:tcBorders>
              <w:top w:val="single" w:sz="4" w:space="0" w:color="000000"/>
              <w:bottom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293" w:type="dxa"/>
            <w:tcBorders>
              <w:top w:val="single" w:sz="4" w:space="0" w:color="000000"/>
              <w:bottom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545" w:type="dxa"/>
            <w:tcBorders>
              <w:top w:val="single" w:sz="4" w:space="0" w:color="000000"/>
              <w:bottom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676" w:type="dxa"/>
            <w:tcBorders>
              <w:top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jc w:val="both"/>
              <w:rPr>
                <w:rFonts w:ascii="Arial" w:hAnsi="Arial" w:cs="Arial"/>
                <w:color w:val="000000"/>
                <w:sz w:val="16"/>
                <w:szCs w:val="16"/>
              </w:rPr>
            </w:pPr>
            <w:r>
              <w:rPr>
                <w:rFonts w:cs="Arial" w:ascii="Arial" w:hAnsi="Arial"/>
                <w:color w:val="000000"/>
                <w:sz w:val="16"/>
                <w:szCs w:val="16"/>
              </w:rPr>
              <w:t>Birthweight in grams (SDS) (if not available please provide p values)</w:t>
            </w:r>
          </w:p>
        </w:tc>
        <w:tc>
          <w:tcPr>
            <w:tcW w:w="11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2700 gram</w:t>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3250 gram</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4380 gram (+1.43 SD)</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No data</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jc w:val="both"/>
              <w:rPr>
                <w:rFonts w:ascii="Arial" w:hAnsi="Arial" w:cs="Arial"/>
                <w:color w:val="000000"/>
                <w:sz w:val="16"/>
                <w:szCs w:val="16"/>
              </w:rPr>
            </w:pPr>
            <w:r>
              <w:rPr>
                <w:rFonts w:cs="Arial" w:ascii="Arial" w:hAnsi="Arial"/>
                <w:color w:val="000000"/>
                <w:sz w:val="16"/>
                <w:szCs w:val="16"/>
              </w:rPr>
              <w:t>Length at birth in cm (SDS)</w:t>
            </w:r>
          </w:p>
        </w:tc>
        <w:tc>
          <w:tcPr>
            <w:tcW w:w="11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NA</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53 cm (- 0.04 SD)</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No data</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jc w:val="both"/>
              <w:rPr>
                <w:rFonts w:ascii="Arial" w:hAnsi="Arial" w:cs="Arial"/>
                <w:color w:val="000000"/>
                <w:sz w:val="16"/>
                <w:szCs w:val="16"/>
              </w:rPr>
            </w:pPr>
            <w:r>
              <w:rPr>
                <w:rFonts w:cs="Arial" w:ascii="Arial" w:hAnsi="Arial"/>
                <w:color w:val="000000"/>
                <w:sz w:val="16"/>
                <w:szCs w:val="16"/>
              </w:rPr>
              <w:t>OFC at birth in cm (SDS)</w:t>
            </w:r>
          </w:p>
        </w:tc>
        <w:tc>
          <w:tcPr>
            <w:tcW w:w="11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NA</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36 cm (+ 0.08 SD)</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No data</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jc w:val="both"/>
              <w:rPr>
                <w:rFonts w:ascii="Arial" w:hAnsi="Arial" w:cs="Arial"/>
                <w:color w:val="000000"/>
                <w:sz w:val="16"/>
                <w:szCs w:val="16"/>
              </w:rPr>
            </w:pPr>
            <w:r>
              <w:rPr>
                <w:rFonts w:cs="Arial" w:ascii="Arial" w:hAnsi="Arial"/>
                <w:color w:val="000000"/>
                <w:sz w:val="16"/>
                <w:szCs w:val="16"/>
              </w:rPr>
              <w:t>Age at last measurements (yr)</w:t>
            </w:r>
          </w:p>
        </w:tc>
        <w:tc>
          <w:tcPr>
            <w:tcW w:w="11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5.5 years</w:t>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13 years and 11 mths</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17 1/12 years</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29 9/12 years</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jc w:val="both"/>
              <w:rPr>
                <w:rFonts w:ascii="Arial" w:hAnsi="Arial" w:cs="Arial"/>
                <w:color w:val="000000"/>
                <w:sz w:val="16"/>
                <w:szCs w:val="16"/>
              </w:rPr>
            </w:pPr>
            <w:r>
              <w:rPr>
                <w:rFonts w:cs="Arial" w:ascii="Arial" w:hAnsi="Arial"/>
                <w:color w:val="000000"/>
                <w:sz w:val="16"/>
                <w:szCs w:val="16"/>
              </w:rPr>
              <w:t>Height in cm at last measurement (SDS)</w:t>
            </w:r>
          </w:p>
        </w:tc>
        <w:tc>
          <w:tcPr>
            <w:tcW w:w="116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rPr>
                <w:sz w:val="16"/>
                <w:szCs w:val="16"/>
                <w:lang w:eastAsia="x-none"/>
              </w:rPr>
            </w:pPr>
            <w:r>
              <w:rPr>
                <w:sz w:val="16"/>
                <w:szCs w:val="16"/>
                <w:lang w:eastAsia="x-none"/>
              </w:rPr>
              <w:t>107 cm (33%)</w:t>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1"/>
              <w:widowControl w:val="false"/>
              <w:rPr>
                <w:sz w:val="16"/>
                <w:szCs w:val="16"/>
                <w:lang w:eastAsia="x-none"/>
              </w:rPr>
            </w:pPr>
            <w:r>
              <w:rPr>
                <w:sz w:val="16"/>
                <w:szCs w:val="16"/>
                <w:lang w:eastAsia="x-none"/>
              </w:rPr>
              <w:t>138cm</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rPr>
                <w:sz w:val="16"/>
                <w:szCs w:val="16"/>
                <w:lang w:eastAsia="x-none"/>
              </w:rPr>
            </w:pPr>
            <w:r>
              <w:rPr>
                <w:sz w:val="16"/>
                <w:szCs w:val="16"/>
                <w:lang w:eastAsia="x-none"/>
              </w:rPr>
              <w:t>158 cm, − 3.06 SD</w:t>
            </w:r>
          </w:p>
        </w:tc>
        <w:tc>
          <w:tcPr>
            <w:tcW w:w="1293" w:type="dxa"/>
            <w:tcBorders>
              <w:top w:val="single" w:sz="4" w:space="0" w:color="000000"/>
              <w:left w:val="single" w:sz="4" w:space="0" w:color="000000"/>
              <w:bottom w:val="single" w:sz="4" w:space="0" w:color="000000"/>
              <w:right w:val="single" w:sz="4" w:space="0" w:color="000000"/>
            </w:tcBorders>
          </w:tcPr>
          <w:p>
            <w:pPr>
              <w:pStyle w:val="Normal1"/>
              <w:widowControl w:val="false"/>
              <w:rPr>
                <w:sz w:val="16"/>
                <w:szCs w:val="16"/>
                <w:lang w:val="en-US" w:eastAsia="x-none"/>
              </w:rPr>
            </w:pPr>
            <w:r>
              <w:rPr>
                <w:sz w:val="16"/>
                <w:szCs w:val="16"/>
                <w:lang w:val="en-US" w:eastAsia="x-none"/>
              </w:rPr>
              <w:t>158 cm</w:t>
            </w:r>
          </w:p>
        </w:tc>
        <w:tc>
          <w:tcPr>
            <w:tcW w:w="1545" w:type="dxa"/>
            <w:tcBorders>
              <w:top w:val="single" w:sz="4" w:space="0" w:color="000000"/>
              <w:left w:val="single" w:sz="4" w:space="0" w:color="000000"/>
              <w:bottom w:val="single" w:sz="4" w:space="0" w:color="000000"/>
              <w:right w:val="single" w:sz="4" w:space="0" w:color="000000"/>
            </w:tcBorders>
          </w:tcPr>
          <w:p>
            <w:pPr>
              <w:pStyle w:val="Normal1"/>
              <w:widowControl w:val="false"/>
              <w:rPr>
                <w:sz w:val="16"/>
                <w:szCs w:val="16"/>
                <w:lang w:eastAsia="x-none"/>
              </w:rPr>
            </w:pPr>
            <w:r>
              <w:rPr>
                <w:sz w:val="16"/>
                <w:szCs w:val="16"/>
                <w:lang w:eastAsia="x-none"/>
              </w:rPr>
            </w:r>
          </w:p>
        </w:tc>
        <w:tc>
          <w:tcPr>
            <w:tcW w:w="676" w:type="dxa"/>
            <w:tcBorders>
              <w:top w:val="single" w:sz="4" w:space="0" w:color="000000"/>
              <w:left w:val="single" w:sz="4" w:space="0" w:color="000000"/>
              <w:bottom w:val="single" w:sz="4" w:space="0" w:color="000000"/>
              <w:right w:val="single" w:sz="4" w:space="0" w:color="000000"/>
            </w:tcBorders>
          </w:tcPr>
          <w:p>
            <w:pPr>
              <w:pStyle w:val="Normal1"/>
              <w:widowControl w:val="false"/>
              <w:rPr>
                <w:sz w:val="16"/>
                <w:szCs w:val="16"/>
                <w:lang w:eastAsia="x-none"/>
              </w:rPr>
            </w:pPr>
            <w:r>
              <w:rPr>
                <w:sz w:val="16"/>
                <w:szCs w:val="16"/>
                <w:lang w:eastAsia="x-none"/>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jc w:val="both"/>
              <w:rPr>
                <w:rFonts w:ascii="Arial" w:hAnsi="Arial" w:cs="Arial"/>
                <w:color w:val="000000"/>
                <w:sz w:val="16"/>
                <w:szCs w:val="16"/>
              </w:rPr>
            </w:pPr>
            <w:r>
              <w:rPr>
                <w:rFonts w:cs="Arial" w:ascii="Arial" w:hAnsi="Arial"/>
                <w:color w:val="000000"/>
                <w:sz w:val="16"/>
                <w:szCs w:val="16"/>
              </w:rPr>
              <w:t>Weight at last measurement in kg</w:t>
            </w:r>
          </w:p>
        </w:tc>
        <w:tc>
          <w:tcPr>
            <w:tcW w:w="11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sz w:val="16"/>
                <w:szCs w:val="16"/>
                <w:lang w:eastAsia="x-none"/>
              </w:rPr>
              <w:t>17.9 kg (40%)</w:t>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44,4 kg</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sz w:val="16"/>
                <w:szCs w:val="16"/>
                <w:lang w:eastAsia="x-none"/>
              </w:rPr>
              <w:t>56 kg, − 1.48 SD</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63 kg</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jc w:val="both"/>
              <w:rPr>
                <w:rFonts w:ascii="Arial" w:hAnsi="Arial" w:cs="Arial"/>
                <w:color w:val="000000"/>
                <w:sz w:val="16"/>
                <w:szCs w:val="16"/>
              </w:rPr>
            </w:pPr>
            <w:r>
              <w:rPr>
                <w:rFonts w:cs="Arial" w:ascii="Arial" w:hAnsi="Arial"/>
                <w:color w:val="000000"/>
                <w:sz w:val="16"/>
                <w:szCs w:val="16"/>
              </w:rPr>
              <w:t>BMI at last measurement</w:t>
            </w:r>
          </w:p>
        </w:tc>
        <w:tc>
          <w:tcPr>
            <w:tcW w:w="11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15.6 (56%)</w:t>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34</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22</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25</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jc w:val="both"/>
              <w:rPr>
                <w:rFonts w:ascii="Arial" w:hAnsi="Arial" w:cs="Arial"/>
                <w:color w:val="000000"/>
                <w:sz w:val="16"/>
                <w:szCs w:val="16"/>
              </w:rPr>
            </w:pPr>
            <w:r>
              <w:rPr>
                <w:rFonts w:cs="Arial" w:ascii="Arial" w:hAnsi="Arial"/>
                <w:color w:val="000000"/>
                <w:sz w:val="16"/>
                <w:szCs w:val="16"/>
              </w:rPr>
              <w:t>OFC at last measurement in cm (SDS)</w:t>
            </w:r>
          </w:p>
        </w:tc>
        <w:tc>
          <w:tcPr>
            <w:tcW w:w="116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rPr>
                <w:sz w:val="16"/>
                <w:szCs w:val="16"/>
                <w:lang w:eastAsia="x-none"/>
              </w:rPr>
            </w:pPr>
            <w:r>
              <w:rPr>
                <w:sz w:val="16"/>
                <w:szCs w:val="16"/>
                <w:lang w:eastAsia="x-none"/>
              </w:rPr>
              <w:t>52.8% (84%)</w:t>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1"/>
              <w:widowControl w:val="false"/>
              <w:rPr>
                <w:sz w:val="16"/>
                <w:szCs w:val="16"/>
                <w:lang w:eastAsia="x-none"/>
              </w:rPr>
            </w:pPr>
            <w:r>
              <w:rPr>
                <w:sz w:val="16"/>
                <w:szCs w:val="16"/>
                <w:lang w:eastAsia="x-none"/>
              </w:rPr>
              <w:t>NA</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rPr>
                <w:sz w:val="16"/>
                <w:szCs w:val="16"/>
                <w:lang w:eastAsia="x-none"/>
              </w:rPr>
            </w:pPr>
            <w:r>
              <w:rPr>
                <w:sz w:val="16"/>
                <w:szCs w:val="16"/>
                <w:lang w:eastAsia="x-none"/>
              </w:rPr>
              <w:t>55 cm, − 1.15 SD</w:t>
            </w:r>
          </w:p>
        </w:tc>
        <w:tc>
          <w:tcPr>
            <w:tcW w:w="1293" w:type="dxa"/>
            <w:tcBorders>
              <w:top w:val="single" w:sz="4" w:space="0" w:color="000000"/>
              <w:left w:val="single" w:sz="4" w:space="0" w:color="000000"/>
              <w:bottom w:val="single" w:sz="4" w:space="0" w:color="000000"/>
              <w:right w:val="single" w:sz="4" w:space="0" w:color="000000"/>
            </w:tcBorders>
          </w:tcPr>
          <w:p>
            <w:pPr>
              <w:pStyle w:val="Normal1"/>
              <w:widowControl w:val="false"/>
              <w:rPr>
                <w:sz w:val="16"/>
                <w:szCs w:val="16"/>
                <w:lang w:val="en-US" w:eastAsia="x-none"/>
              </w:rPr>
            </w:pPr>
            <w:r>
              <w:rPr>
                <w:sz w:val="16"/>
                <w:szCs w:val="16"/>
                <w:lang w:val="en-US" w:eastAsia="x-none"/>
              </w:rPr>
              <w:t>56 cm</w:t>
            </w:r>
          </w:p>
        </w:tc>
        <w:tc>
          <w:tcPr>
            <w:tcW w:w="1545" w:type="dxa"/>
            <w:tcBorders>
              <w:top w:val="single" w:sz="4" w:space="0" w:color="000000"/>
              <w:left w:val="single" w:sz="4" w:space="0" w:color="000000"/>
              <w:bottom w:val="single" w:sz="4" w:space="0" w:color="000000"/>
              <w:right w:val="single" w:sz="4" w:space="0" w:color="000000"/>
            </w:tcBorders>
          </w:tcPr>
          <w:p>
            <w:pPr>
              <w:pStyle w:val="Normal1"/>
              <w:widowControl w:val="false"/>
              <w:rPr>
                <w:sz w:val="16"/>
                <w:szCs w:val="16"/>
                <w:lang w:eastAsia="x-none"/>
              </w:rPr>
            </w:pPr>
            <w:r>
              <w:rPr>
                <w:sz w:val="16"/>
                <w:szCs w:val="16"/>
                <w:lang w:eastAsia="x-none"/>
              </w:rPr>
            </w:r>
          </w:p>
        </w:tc>
        <w:tc>
          <w:tcPr>
            <w:tcW w:w="676" w:type="dxa"/>
            <w:tcBorders>
              <w:top w:val="single" w:sz="4" w:space="0" w:color="000000"/>
              <w:left w:val="single" w:sz="4" w:space="0" w:color="000000"/>
              <w:bottom w:val="single" w:sz="4" w:space="0" w:color="000000"/>
              <w:right w:val="single" w:sz="4" w:space="0" w:color="000000"/>
            </w:tcBorders>
          </w:tcPr>
          <w:p>
            <w:pPr>
              <w:pStyle w:val="Normal1"/>
              <w:widowControl w:val="false"/>
              <w:rPr>
                <w:sz w:val="16"/>
                <w:szCs w:val="16"/>
                <w:lang w:eastAsia="x-none"/>
              </w:rPr>
            </w:pPr>
            <w:r>
              <w:rPr>
                <w:sz w:val="16"/>
                <w:szCs w:val="16"/>
                <w:lang w:eastAsia="x-none"/>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rPr>
            </w:pPr>
            <w:r>
              <w:rPr>
                <w:rFonts w:cs="Arial" w:ascii="Arial" w:hAnsi="Arial"/>
                <w:b/>
                <w:color w:val="000000"/>
                <w:sz w:val="16"/>
                <w:szCs w:val="16"/>
              </w:rPr>
              <w:t>Development and Behavior</w:t>
            </w:r>
          </w:p>
        </w:tc>
        <w:tc>
          <w:tcPr>
            <w:tcW w:w="1160" w:type="dxa"/>
            <w:tcBorders>
              <w:top w:val="single" w:sz="4" w:space="0" w:color="000000"/>
              <w:left w:val="single" w:sz="4" w:space="0" w:color="000000"/>
              <w:bottom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493" w:type="dxa"/>
            <w:tcBorders>
              <w:top w:val="single" w:sz="4" w:space="0" w:color="000000"/>
              <w:bottom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328" w:type="dxa"/>
            <w:tcBorders>
              <w:top w:val="single" w:sz="4" w:space="0" w:color="000000"/>
              <w:bottom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293" w:type="dxa"/>
            <w:tcBorders>
              <w:top w:val="single" w:sz="4" w:space="0" w:color="000000"/>
              <w:bottom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545" w:type="dxa"/>
            <w:tcBorders>
              <w:top w:val="single" w:sz="4" w:space="0" w:color="000000"/>
              <w:bottom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676" w:type="dxa"/>
            <w:tcBorders>
              <w:top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rPr>
                <w:rFonts w:ascii="Arial" w:hAnsi="Arial" w:cs="Arial"/>
                <w:color w:val="000000"/>
                <w:sz w:val="16"/>
                <w:szCs w:val="16"/>
              </w:rPr>
            </w:pPr>
            <w:r>
              <w:rPr>
                <w:rFonts w:cs="Arial" w:ascii="Arial" w:hAnsi="Arial"/>
                <w:color w:val="000000"/>
                <w:sz w:val="16"/>
                <w:szCs w:val="16"/>
              </w:rPr>
              <w:t xml:space="preserve">Intellectual Disability: </w:t>
            </w:r>
          </w:p>
          <w:p>
            <w:pPr>
              <w:pStyle w:val="Normal"/>
              <w:widowControl w:val="false"/>
              <w:spacing w:before="0" w:after="0"/>
              <w:contextualSpacing/>
              <w:rPr>
                <w:rFonts w:ascii="Arial" w:hAnsi="Arial" w:cs="Arial"/>
                <w:color w:val="000000"/>
                <w:sz w:val="16"/>
                <w:szCs w:val="16"/>
              </w:rPr>
            </w:pPr>
            <w:r>
              <w:rPr>
                <w:rFonts w:cs="Arial" w:ascii="Arial" w:hAnsi="Arial"/>
                <w:color w:val="000000"/>
                <w:sz w:val="16"/>
                <w:szCs w:val="16"/>
              </w:rPr>
              <w:t>Mild, Moderate, Severe</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Mild</w:t>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Severe</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Severe, IQ 58</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Severe, IQ 55</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Mild</w:t>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jc w:val="both"/>
              <w:rPr>
                <w:rFonts w:ascii="Arial" w:hAnsi="Arial" w:cs="Arial"/>
                <w:color w:val="000000"/>
                <w:sz w:val="16"/>
                <w:szCs w:val="16"/>
              </w:rPr>
            </w:pPr>
            <w:r>
              <w:rPr>
                <w:rFonts w:cs="Arial" w:ascii="Arial" w:hAnsi="Arial"/>
                <w:color w:val="000000"/>
                <w:sz w:val="16"/>
                <w:szCs w:val="16"/>
              </w:rPr>
              <w:t xml:space="preserve">Age at walking </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Age 3</w:t>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Never, non-ambulant, never learned to sit or walk</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2 years</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2 years</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Age 2</w:t>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jc w:val="both"/>
              <w:rPr>
                <w:rFonts w:ascii="Arial" w:hAnsi="Arial" w:cs="Arial"/>
                <w:color w:val="000000"/>
                <w:sz w:val="16"/>
                <w:szCs w:val="16"/>
              </w:rPr>
            </w:pPr>
            <w:r>
              <w:rPr>
                <w:rFonts w:cs="Arial" w:ascii="Arial" w:hAnsi="Arial"/>
                <w:color w:val="000000"/>
                <w:sz w:val="16"/>
                <w:szCs w:val="16"/>
              </w:rPr>
              <w:t xml:space="preserve">Age at first words </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Non-verbal, understands a few words.</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Nearly absent speech</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5 years</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jc w:val="both"/>
              <w:rPr>
                <w:rFonts w:ascii="Arial" w:hAnsi="Arial" w:cs="Arial"/>
                <w:color w:val="000000"/>
                <w:sz w:val="16"/>
                <w:szCs w:val="16"/>
              </w:rPr>
            </w:pPr>
            <w:r>
              <w:rPr>
                <w:rFonts w:cs="Arial" w:ascii="Arial" w:hAnsi="Arial"/>
                <w:color w:val="000000"/>
                <w:sz w:val="16"/>
                <w:szCs w:val="16"/>
              </w:rPr>
              <w:t>Autism/autism-like behavior</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Too handicapped to assess</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lang w:val="en-GB"/>
              </w:rPr>
            </w:pPr>
            <w:r>
              <w:rPr>
                <w:rFonts w:cs="Arial" w:ascii="Arial" w:hAnsi="Arial"/>
                <w:color w:val="000000"/>
                <w:sz w:val="16"/>
                <w:szCs w:val="16"/>
                <w:lang w:val="en-GB"/>
              </w:rPr>
              <w:t>Yes, not formally tested</w:t>
            </w:r>
          </w:p>
          <w:p>
            <w:pPr>
              <w:pStyle w:val="Normal"/>
              <w:widowControl w:val="false"/>
              <w:rPr>
                <w:rFonts w:ascii="Arial" w:hAnsi="Arial" w:cs="Arial"/>
                <w:color w:val="000000"/>
                <w:sz w:val="16"/>
                <w:szCs w:val="16"/>
                <w:lang w:val="en-GB"/>
              </w:rPr>
            </w:pPr>
            <w:r>
              <w:rPr>
                <w:rFonts w:cs="Arial" w:ascii="Arial" w:hAnsi="Arial"/>
                <w:color w:val="000000"/>
                <w:sz w:val="16"/>
                <w:szCs w:val="16"/>
                <w:lang w:val="en-GB"/>
              </w:rPr>
              <w:t>deficits in social communication and interactions with the hallmarks: i) anxiety-related behavior; ii) low levels of frustration tolerance; iii) distress at small changes; iv) tendency to social withdrawal; v) impaired social interaction, lack of peer relationships</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lang w:val="en-GB"/>
              </w:rPr>
            </w:pPr>
            <w:r>
              <w:rPr>
                <w:rFonts w:cs="Arial" w:ascii="Arial" w:hAnsi="Arial"/>
                <w:color w:val="000000"/>
                <w:sz w:val="16"/>
                <w:szCs w:val="16"/>
                <w:lang w:val="en-GB"/>
              </w:rPr>
              <w:t>Yes, not formally tested,</w:t>
            </w:r>
          </w:p>
          <w:p>
            <w:pPr>
              <w:pStyle w:val="Normal"/>
              <w:widowControl w:val="false"/>
              <w:rPr>
                <w:rFonts w:ascii="Arial" w:hAnsi="Arial" w:cs="Arial"/>
                <w:color w:val="000000"/>
                <w:sz w:val="16"/>
                <w:szCs w:val="16"/>
                <w:lang w:val="en-GB"/>
              </w:rPr>
            </w:pPr>
            <w:r>
              <w:rPr>
                <w:rFonts w:cs="Arial" w:ascii="Arial" w:hAnsi="Arial"/>
                <w:color w:val="000000"/>
                <w:sz w:val="16"/>
                <w:szCs w:val="16"/>
                <w:lang w:val="en-GB"/>
              </w:rPr>
              <w:t>mild deficits in social communication and interactions with the hallmarks impaired social interaction and lack of peer relationships</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before="0" w:after="0"/>
              <w:contextualSpacing/>
              <w:jc w:val="both"/>
              <w:rPr>
                <w:rFonts w:ascii="Arial" w:hAnsi="Arial" w:cs="Arial"/>
                <w:color w:val="000000"/>
                <w:sz w:val="16"/>
                <w:szCs w:val="16"/>
              </w:rPr>
            </w:pPr>
            <w:r>
              <w:rPr>
                <w:rFonts w:cs="Arial" w:ascii="Arial" w:hAnsi="Arial"/>
                <w:color w:val="000000"/>
                <w:sz w:val="16"/>
                <w:szCs w:val="16"/>
              </w:rPr>
              <w:t>Other behavioral problems</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lang w:val="en-GB"/>
              </w:rPr>
              <w:t>If yes, please describe</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lang w:val="en-GB"/>
              </w:rPr>
            </w:pPr>
            <w:r>
              <w:rPr>
                <w:rFonts w:cs="Arial" w:ascii="Arial" w:hAnsi="Arial"/>
                <w:color w:val="000000"/>
                <w:sz w:val="16"/>
                <w:szCs w:val="16"/>
                <w:lang w:val="en-GB"/>
              </w:rPr>
              <w:t>sleep-wake cycle disturbance, trouble falling asleep, daytime somnolence</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No</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rPr>
            </w:pPr>
            <w:r>
              <w:rPr>
                <w:rFonts w:cs="Arial" w:ascii="Arial" w:hAnsi="Arial"/>
                <w:b/>
                <w:color w:val="000000"/>
                <w:sz w:val="16"/>
                <w:szCs w:val="16"/>
              </w:rPr>
              <w:t>Senses</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rPr>
            </w:pPr>
            <w:r>
              <w:rPr>
                <w:rFonts w:cs="Arial" w:ascii="Arial" w:hAnsi="Arial"/>
                <w:color w:val="000000"/>
                <w:sz w:val="16"/>
                <w:szCs w:val="16"/>
              </w:rPr>
              <w:t>Nystagmus</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6"/>
                <w:szCs w:val="16"/>
              </w:rPr>
            </w:pPr>
            <w:r>
              <w:rPr>
                <w:rFonts w:cs="Arial" w:ascii="Arial" w:hAnsi="Arial"/>
                <w:sz w:val="16"/>
                <w:szCs w:val="16"/>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sz w:val="16"/>
                <w:szCs w:val="16"/>
              </w:rPr>
            </w:pPr>
            <w:r>
              <w:rPr>
                <w:rFonts w:cs="Arial" w:ascii="Arial" w:hAnsi="Arial"/>
                <w:sz w:val="16"/>
                <w:szCs w:val="16"/>
              </w:rPr>
              <w:t>Y</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6"/>
                <w:szCs w:val="16"/>
              </w:rPr>
            </w:pPr>
            <w:r>
              <w:rPr>
                <w:rFonts w:cs="Arial" w:ascii="Arial" w:hAnsi="Arial"/>
                <w:sz w:val="16"/>
                <w:szCs w:val="16"/>
              </w:rPr>
              <w:t>Y</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 w:val="16"/>
                <w:szCs w:val="16"/>
              </w:rPr>
            </w:pPr>
            <w:r>
              <w:rPr>
                <w:rFonts w:cs="Arial" w:ascii="Arial" w:hAnsi="Arial"/>
                <w:sz w:val="16"/>
                <w:szCs w:val="16"/>
              </w:rPr>
              <w:t>bilateral nystagmus and bilateral hyperopic astigmatism</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6"/>
                <w:szCs w:val="16"/>
              </w:rPr>
            </w:pPr>
            <w:r>
              <w:rPr>
                <w:rFonts w:cs="Arial" w:ascii="Arial" w:hAnsi="Arial"/>
                <w:sz w:val="16"/>
                <w:szCs w:val="16"/>
              </w:rPr>
              <w:t>Y</w:t>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6"/>
                <w:szCs w:val="16"/>
              </w:rPr>
            </w:pPr>
            <w:r>
              <w:rPr>
                <w:rFonts w:cs="Arial" w:ascii="Arial" w:hAnsi="Arial"/>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lang w:eastAsia="nl-NL"/>
              </w:rPr>
              <w:t>Esotropia</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Y</w:t>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NA</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lang w:val="en-GB"/>
              </w:rPr>
            </w:pPr>
            <w:r>
              <w:rPr>
                <w:rFonts w:cs="Arial" w:ascii="Arial" w:hAnsi="Arial"/>
                <w:color w:val="000000"/>
                <w:sz w:val="16"/>
                <w:szCs w:val="16"/>
                <w:lang w:val="en-GB"/>
              </w:rPr>
              <w:t>-</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lang w:eastAsia="nl-NL"/>
              </w:rPr>
              <w:t xml:space="preserve">Hypermetropia (Dpt)/ Myopia (Dpt). </w:t>
            </w:r>
            <w:r>
              <w:rPr>
                <w:rFonts w:cs="Arial" w:ascii="Arial" w:hAnsi="Arial"/>
                <w:color w:val="000000"/>
                <w:sz w:val="16"/>
                <w:szCs w:val="16"/>
                <w:lang w:val="en-GB"/>
              </w:rPr>
              <w:t>If yes, please describe how many Dpt</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hd w:fill="FEFEFE" w:val="clear"/>
                <w:lang w:val="da-DK" w:eastAsia="da-DK"/>
              </w:rPr>
            </w:pPr>
            <w:r>
              <w:rPr>
                <w:rFonts w:cs="Arial" w:ascii="Arial" w:hAnsi="Arial"/>
                <w:color w:val="000000"/>
                <w:shd w:fill="FEFEFE" w:val="clear"/>
                <w:lang w:val="da-DK" w:eastAsia="da-DK"/>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sz w:val="16"/>
                <w:szCs w:val="16"/>
                <w:lang w:val="da-DK" w:eastAsia="da-DK"/>
              </w:rPr>
            </w:pPr>
            <w:r>
              <w:rPr>
                <w:rFonts w:cs="Arial" w:ascii="Arial" w:hAnsi="Arial"/>
                <w:color w:val="000000"/>
                <w:sz w:val="16"/>
                <w:szCs w:val="16"/>
                <w:shd w:fill="FEFEFE" w:val="clear"/>
                <w:lang w:val="da-DK" w:eastAsia="da-DK"/>
              </w:rPr>
              <w:t>Dxt: -0,25 -2,50, 6</w:t>
            </w:r>
          </w:p>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shd w:fill="FEFEFE" w:val="clear"/>
                <w:lang w:val="da-DK" w:eastAsia="da-DK"/>
              </w:rPr>
              <w:t>sinistre: -1,00 -2,50, 16</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hd w:fill="FEFEFE" w:val="clear"/>
                <w:lang w:val="da-DK" w:eastAsia="da-DK"/>
              </w:rPr>
            </w:pPr>
            <w:r>
              <w:rPr>
                <w:rFonts w:cs="Arial" w:ascii="Arial" w:hAnsi="Arial"/>
                <w:color w:val="000000"/>
                <w:sz w:val="16"/>
                <w:szCs w:val="16"/>
                <w:lang w:val="en-GB"/>
              </w:rPr>
              <w:t>hyperopic astigmatism (right eye: + 7,50 dpt., left eye: + 8,50 dpt.)</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hd w:fill="FEFEFE" w:val="clear"/>
                <w:lang w:val="da-DK" w:eastAsia="da-DK"/>
              </w:rPr>
            </w:pPr>
            <w:r>
              <w:rPr>
                <w:rFonts w:cs="Arial" w:ascii="Arial" w:hAnsi="Arial"/>
                <w:sz w:val="16"/>
                <w:szCs w:val="16"/>
              </w:rPr>
              <w:t>bilateral hyperopic astigmatism, right eye: + 5,60 dpt., left eye: 6,30 dpt.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hd w:fill="FEFEFE" w:val="clear"/>
                <w:lang w:val="da-DK" w:eastAsia="da-DK"/>
              </w:rPr>
            </w:pPr>
            <w:r>
              <w:rPr>
                <w:rFonts w:cs="Arial" w:ascii="Arial" w:hAnsi="Arial"/>
                <w:color w:val="000000"/>
                <w:shd w:fill="FEFEFE" w:val="clear"/>
                <w:lang w:val="da-DK" w:eastAsia="da-DK"/>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hd w:fill="FEFEFE" w:val="clear"/>
                <w:lang w:val="da-DK" w:eastAsia="da-DK"/>
              </w:rPr>
            </w:pPr>
            <w:r>
              <w:rPr>
                <w:rFonts w:cs="Arial" w:ascii="Arial" w:hAnsi="Arial"/>
                <w:color w:val="000000"/>
                <w:shd w:fill="FEFEFE" w:val="clear"/>
                <w:lang w:val="da-DK" w:eastAsia="da-DK"/>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lang w:eastAsia="nl-NL"/>
              </w:rPr>
              <w:t>Strabismus</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Y</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t>+</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lang w:eastAsia="nl-NL"/>
              </w:rPr>
              <w:t>Cataract</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No</w:t>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No</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t>-</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n.a.</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lang w:eastAsia="nl-NL"/>
              </w:rPr>
              <w:t>Blindness</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No</w:t>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No</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t>-</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jc w:val="both"/>
              <w:rPr>
                <w:rFonts w:ascii="Arial" w:hAnsi="Arial" w:cs="Arial"/>
                <w:color w:val="000000"/>
                <w:sz w:val="16"/>
                <w:szCs w:val="16"/>
              </w:rPr>
            </w:pPr>
            <w:r>
              <w:rPr>
                <w:rFonts w:cs="Arial" w:ascii="Arial" w:hAnsi="Arial"/>
                <w:color w:val="000000"/>
                <w:sz w:val="16"/>
                <w:szCs w:val="16"/>
                <w:lang w:eastAsia="nl-NL"/>
              </w:rPr>
              <w:t>Other problems with vision</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t>-</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lang w:eastAsia="nl-NL"/>
              </w:rPr>
              <w:t xml:space="preserve">Hearing impairment </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No</w:t>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No</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lang w:val="en-GB"/>
              </w:rPr>
            </w:pPr>
            <w:r>
              <w:rPr>
                <w:rFonts w:cs="Arial" w:ascii="Arial" w:hAnsi="Arial"/>
                <w:color w:val="000000"/>
                <w:sz w:val="16"/>
                <w:szCs w:val="16"/>
                <w:lang w:val="en-GB"/>
              </w:rPr>
              <w:t>bilateral sensorineural hearing impairment</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b/>
                <w:b/>
                <w:color w:val="000000"/>
                <w:sz w:val="16"/>
                <w:szCs w:val="16"/>
                <w:lang w:eastAsia="nl-NL"/>
              </w:rPr>
            </w:pPr>
            <w:r>
              <w:rPr>
                <w:rFonts w:cs="Arial" w:ascii="Arial" w:hAnsi="Arial"/>
                <w:b/>
                <w:color w:val="000000"/>
                <w:sz w:val="16"/>
                <w:szCs w:val="16"/>
                <w:lang w:eastAsia="nl-NL"/>
              </w:rPr>
              <w:t>MRI findings</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6"/>
                <w:szCs w:val="16"/>
                <w:lang w:eastAsia="da-DK"/>
              </w:rPr>
            </w:pPr>
            <w:r>
              <w:rPr>
                <w:rFonts w:cs="Arial" w:ascii="Arial" w:hAnsi="Arial"/>
                <w:sz w:val="16"/>
                <w:szCs w:val="16"/>
              </w:rPr>
              <w:t>malformed posterior fossa, including bilateral cerebellar hemisphere hypoplasia and inferior vermian hypoplasia with abnormal lobulation of the superior vermis, and a small brainstem.</w:t>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sz w:val="16"/>
                <w:szCs w:val="16"/>
              </w:rPr>
            </w:pPr>
            <w:r>
              <w:rPr>
                <w:rFonts w:cs="Arial" w:ascii="Arial" w:hAnsi="Arial"/>
                <w:sz w:val="16"/>
                <w:szCs w:val="16"/>
                <w:lang w:eastAsia="da-DK"/>
              </w:rPr>
              <w:t>T1-weighted sequence showing a small pons and vermis with enlargement of interfolium spaces (anterior lobe) and an enlarged primary fissure.</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6"/>
                <w:szCs w:val="16"/>
              </w:rPr>
            </w:pPr>
            <w:r>
              <w:rPr>
                <w:rFonts w:cs="Arial" w:ascii="Arial" w:hAnsi="Arial"/>
                <w:sz w:val="16"/>
                <w:szCs w:val="16"/>
              </w:rPr>
              <w:t xml:space="preserve">Bi-frontal unspecific white matter lesions, non-progressive during a period of 4 years, cerebellum and pons normal. </w:t>
            </w:r>
          </w:p>
          <w:p>
            <w:pPr>
              <w:pStyle w:val="Normal"/>
              <w:widowControl w:val="false"/>
              <w:rPr>
                <w:rFonts w:ascii="Arial" w:hAnsi="Arial" w:cs="Arial"/>
                <w:sz w:val="16"/>
                <w:szCs w:val="16"/>
                <w:lang w:eastAsia="da-DK"/>
              </w:rPr>
            </w:pPr>
            <w:r>
              <w:rPr>
                <w:rFonts w:cs="Arial" w:ascii="Arial" w:hAnsi="Arial"/>
                <w:sz w:val="16"/>
                <w:szCs w:val="16"/>
                <w:lang w:eastAsia="da-DK"/>
              </w:rPr>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6"/>
                <w:szCs w:val="16"/>
              </w:rPr>
            </w:pPr>
            <w:r>
              <w:rPr>
                <w:rFonts w:cs="Arial" w:ascii="Arial" w:hAnsi="Arial"/>
                <w:sz w:val="16"/>
                <w:szCs w:val="16"/>
              </w:rPr>
              <w:t>Not done</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6"/>
                <w:szCs w:val="16"/>
                <w:lang w:eastAsia="da-DK"/>
              </w:rPr>
            </w:pPr>
            <w:r>
              <w:rPr>
                <w:rFonts w:cs="Arial" w:ascii="Arial" w:hAnsi="Arial"/>
                <w:sz w:val="16"/>
                <w:szCs w:val="16"/>
              </w:rPr>
              <w:t>thick corpus callosum, a small posterior fossa, a thin pons, and a unique pattern of cerebellar dysplasia, with predominance of the abnormal foliation in vermian lobules IV to VIII</w:t>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6"/>
                <w:szCs w:val="16"/>
                <w:lang w:eastAsia="da-DK"/>
              </w:rPr>
            </w:pPr>
            <w:r>
              <w:rPr>
                <w:rFonts w:cs="Arial" w:ascii="Arial" w:hAnsi="Arial"/>
                <w:sz w:val="16"/>
                <w:szCs w:val="16"/>
                <w:lang w:eastAsia="da-DK"/>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b/>
                <w:b/>
                <w:color w:val="000000"/>
                <w:sz w:val="16"/>
                <w:szCs w:val="16"/>
                <w:lang w:eastAsia="nl-NL"/>
              </w:rPr>
            </w:pPr>
            <w:r>
              <w:rPr>
                <w:rFonts w:cs="Arial" w:ascii="Arial" w:hAnsi="Arial"/>
                <w:b/>
                <w:color w:val="000000"/>
                <w:sz w:val="16"/>
                <w:szCs w:val="16"/>
                <w:lang w:eastAsia="nl-NL"/>
              </w:rPr>
              <w:t>Malformations and other health problems</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lang w:eastAsia="nl-NL"/>
              </w:rPr>
              <w:t>Cerebral anomaly</w:t>
            </w:r>
          </w:p>
        </w:tc>
        <w:tc>
          <w:tcPr>
            <w:tcW w:w="1160" w:type="dxa"/>
            <w:tcBorders>
              <w:top w:val="single" w:sz="4" w:space="0" w:color="000000"/>
              <w:left w:val="single" w:sz="4" w:space="0" w:color="000000"/>
              <w:bottom w:val="single" w:sz="4" w:space="0" w:color="000000"/>
              <w:right w:val="single" w:sz="4" w:space="0" w:color="000000"/>
            </w:tcBorders>
          </w:tcPr>
          <w:p>
            <w:pPr>
              <w:pStyle w:val="Normal1"/>
              <w:widowControl w:val="false"/>
              <w:rPr>
                <w:color w:val="000000"/>
                <w:sz w:val="16"/>
                <w:szCs w:val="16"/>
                <w:lang w:eastAsia="x-none"/>
              </w:rPr>
            </w:pPr>
            <w:r>
              <w:rPr>
                <w:color w:val="000000"/>
                <w:sz w:val="16"/>
                <w:szCs w:val="16"/>
                <w:lang w:eastAsia="x-none"/>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1"/>
              <w:widowControl w:val="false"/>
              <w:rPr>
                <w:color w:val="000000"/>
                <w:sz w:val="16"/>
                <w:szCs w:val="16"/>
                <w:lang w:eastAsia="x-none"/>
              </w:rPr>
            </w:pPr>
            <w:r>
              <w:rPr>
                <w:color w:val="000000"/>
                <w:sz w:val="16"/>
                <w:szCs w:val="16"/>
                <w:lang w:eastAsia="x-none"/>
              </w:rPr>
            </w:r>
          </w:p>
        </w:tc>
        <w:tc>
          <w:tcPr>
            <w:tcW w:w="1328" w:type="dxa"/>
            <w:tcBorders>
              <w:top w:val="single" w:sz="4" w:space="0" w:color="000000"/>
              <w:left w:val="single" w:sz="4" w:space="0" w:color="000000"/>
              <w:bottom w:val="single" w:sz="4" w:space="0" w:color="000000"/>
              <w:right w:val="single" w:sz="4" w:space="0" w:color="000000"/>
            </w:tcBorders>
          </w:tcPr>
          <w:p>
            <w:pPr>
              <w:pStyle w:val="Normal1"/>
              <w:widowControl w:val="false"/>
              <w:rPr>
                <w:color w:val="000000"/>
                <w:sz w:val="16"/>
                <w:szCs w:val="16"/>
                <w:lang w:eastAsia="x-none"/>
              </w:rPr>
            </w:pPr>
            <w:r>
              <w:rPr>
                <w:color w:val="000000"/>
                <w:sz w:val="16"/>
                <w:szCs w:val="16"/>
                <w:lang w:eastAsia="x-none"/>
              </w:rPr>
            </w:r>
          </w:p>
        </w:tc>
        <w:tc>
          <w:tcPr>
            <w:tcW w:w="1293" w:type="dxa"/>
            <w:tcBorders>
              <w:top w:val="single" w:sz="4" w:space="0" w:color="000000"/>
              <w:left w:val="single" w:sz="4" w:space="0" w:color="000000"/>
              <w:bottom w:val="single" w:sz="4" w:space="0" w:color="000000"/>
              <w:right w:val="single" w:sz="4" w:space="0" w:color="000000"/>
            </w:tcBorders>
          </w:tcPr>
          <w:p>
            <w:pPr>
              <w:pStyle w:val="Normal1"/>
              <w:widowControl w:val="false"/>
              <w:rPr>
                <w:color w:val="000000"/>
                <w:sz w:val="16"/>
                <w:szCs w:val="16"/>
                <w:lang w:eastAsia="x-none"/>
              </w:rPr>
            </w:pPr>
            <w:r>
              <w:rPr>
                <w:color w:val="000000"/>
                <w:sz w:val="16"/>
                <w:szCs w:val="16"/>
                <w:lang w:eastAsia="x-none"/>
              </w:rPr>
            </w:r>
          </w:p>
        </w:tc>
        <w:tc>
          <w:tcPr>
            <w:tcW w:w="1545" w:type="dxa"/>
            <w:tcBorders>
              <w:top w:val="single" w:sz="4" w:space="0" w:color="000000"/>
              <w:left w:val="single" w:sz="4" w:space="0" w:color="000000"/>
              <w:bottom w:val="single" w:sz="4" w:space="0" w:color="000000"/>
              <w:right w:val="single" w:sz="4" w:space="0" w:color="000000"/>
            </w:tcBorders>
          </w:tcPr>
          <w:p>
            <w:pPr>
              <w:pStyle w:val="Normal1"/>
              <w:widowControl w:val="false"/>
              <w:rPr>
                <w:color w:val="000000"/>
                <w:sz w:val="16"/>
                <w:szCs w:val="16"/>
                <w:lang w:eastAsia="x-none"/>
              </w:rPr>
            </w:pPr>
            <w:r>
              <w:rPr>
                <w:color w:val="000000"/>
                <w:sz w:val="16"/>
                <w:szCs w:val="16"/>
                <w:lang w:eastAsia="x-none"/>
              </w:rPr>
            </w:r>
          </w:p>
        </w:tc>
        <w:tc>
          <w:tcPr>
            <w:tcW w:w="676" w:type="dxa"/>
            <w:tcBorders>
              <w:top w:val="single" w:sz="4" w:space="0" w:color="000000"/>
              <w:left w:val="single" w:sz="4" w:space="0" w:color="000000"/>
              <w:bottom w:val="single" w:sz="4" w:space="0" w:color="000000"/>
              <w:right w:val="single" w:sz="4" w:space="0" w:color="000000"/>
            </w:tcBorders>
          </w:tcPr>
          <w:p>
            <w:pPr>
              <w:pStyle w:val="Normal1"/>
              <w:widowControl w:val="false"/>
              <w:rPr>
                <w:color w:val="000000"/>
                <w:sz w:val="16"/>
                <w:szCs w:val="16"/>
                <w:lang w:eastAsia="x-none"/>
              </w:rPr>
            </w:pPr>
            <w:r>
              <w:rPr>
                <w:color w:val="000000"/>
                <w:sz w:val="16"/>
                <w:szCs w:val="16"/>
                <w:lang w:eastAsia="x-none"/>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contextualSpacing/>
              <w:jc w:val="both"/>
              <w:rPr>
                <w:rFonts w:ascii="Arial" w:hAnsi="Arial" w:cs="Arial"/>
                <w:color w:val="000000"/>
                <w:sz w:val="16"/>
                <w:szCs w:val="16"/>
              </w:rPr>
            </w:pPr>
            <w:r>
              <w:rPr>
                <w:rFonts w:cs="Arial" w:ascii="Arial" w:hAnsi="Arial"/>
                <w:color w:val="000000"/>
                <w:sz w:val="16"/>
                <w:szCs w:val="16"/>
              </w:rPr>
              <w:t>Seizures</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Febrile seizures</w:t>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Yes onset at 7 months of age. Currently, she has an in intractable epilepsy and a multifocal EEG.</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no</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no</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lang w:eastAsia="nl-NL"/>
              </w:rPr>
              <w:t>Cleft palate</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No</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rPr>
            </w:pPr>
            <w:r>
              <w:rPr>
                <w:rFonts w:cs="Arial" w:ascii="Arial" w:hAnsi="Arial"/>
                <w:color w:val="000000"/>
                <w:sz w:val="16"/>
                <w:szCs w:val="16"/>
              </w:rPr>
              <w:t>Laryngeal anomaly</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Arial" w:hAnsi="Arial" w:cs="Arial"/>
                <w:color w:val="000000"/>
                <w:sz w:val="16"/>
                <w:szCs w:val="16"/>
              </w:rPr>
            </w:pPr>
            <w:r>
              <w:rPr>
                <w:rFonts w:cs="Arial" w:ascii="Arial" w:hAnsi="Arial"/>
                <w:color w:val="000000"/>
                <w:sz w:val="16"/>
                <w:szCs w:val="16"/>
              </w:rPr>
              <w:t>No</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t>-</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rPr>
              <w:t>Cardiac anomaly</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lang w:val="en-GB"/>
              </w:rPr>
            </w:pPr>
            <w:r>
              <w:rPr>
                <w:rFonts w:cs="Arial" w:ascii="Arial" w:hAnsi="Arial"/>
                <w:color w:val="000000"/>
                <w:sz w:val="16"/>
                <w:szCs w:val="16"/>
                <w:lang w:val="en-GB"/>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Arial" w:hAnsi="Arial" w:cs="Arial"/>
                <w:color w:val="000000"/>
                <w:sz w:val="16"/>
                <w:szCs w:val="16"/>
                <w:lang w:val="en-GB"/>
              </w:rPr>
            </w:pPr>
            <w:r>
              <w:rPr>
                <w:rFonts w:cs="Arial" w:ascii="Arial" w:hAnsi="Arial"/>
                <w:color w:val="000000"/>
                <w:sz w:val="16"/>
                <w:szCs w:val="16"/>
                <w:lang w:val="en-GB"/>
              </w:rPr>
              <w:t>No</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lang w:val="en-GB"/>
              </w:rPr>
            </w:pPr>
            <w:r>
              <w:rPr>
                <w:rFonts w:cs="Arial" w:ascii="Arial" w:hAnsi="Arial"/>
                <w:color w:val="000000"/>
                <w:sz w:val="16"/>
                <w:szCs w:val="16"/>
                <w:lang w:val="en-GB"/>
              </w:rPr>
              <w:t>tetralogy of Fallot with pulmonary stenosis</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lang w:val="en-GB"/>
              </w:rPr>
            </w:pPr>
            <w:r>
              <w:rPr>
                <w:rFonts w:cs="Arial" w:ascii="Arial" w:hAnsi="Arial"/>
                <w:color w:val="000000"/>
                <w:sz w:val="16"/>
                <w:szCs w:val="16"/>
                <w:lang w:val="en-GB"/>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lang w:eastAsia="nl-NL"/>
              </w:rPr>
              <w:t>Gastro-intestinal anomaly</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Arial" w:hAnsi="Arial" w:cs="Arial"/>
                <w:color w:val="000000"/>
                <w:sz w:val="16"/>
                <w:szCs w:val="16"/>
              </w:rPr>
            </w:pPr>
            <w:r>
              <w:rPr>
                <w:rFonts w:cs="Arial" w:ascii="Arial" w:hAnsi="Arial"/>
                <w:color w:val="000000"/>
                <w:sz w:val="16"/>
                <w:szCs w:val="16"/>
              </w:rPr>
              <w:t>NA</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t>-</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t>Anal atresia</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rPr>
            </w:pPr>
            <w:r>
              <w:rPr>
                <w:rFonts w:cs="Arial" w:ascii="Arial" w:hAnsi="Arial"/>
                <w:color w:val="000000"/>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rPr>
              <w:t>Renal anomaly</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lang w:val="en-GB"/>
              </w:rPr>
            </w:pPr>
            <w:r>
              <w:rPr>
                <w:rFonts w:cs="Arial" w:ascii="Arial" w:hAnsi="Arial"/>
                <w:color w:val="000000"/>
                <w:sz w:val="16"/>
                <w:szCs w:val="16"/>
                <w:lang w:val="en-GB"/>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Arial" w:hAnsi="Arial" w:cs="Arial"/>
                <w:color w:val="000000"/>
                <w:sz w:val="16"/>
                <w:szCs w:val="16"/>
                <w:lang w:val="en-GB"/>
              </w:rPr>
            </w:pPr>
            <w:r>
              <w:rPr>
                <w:rFonts w:cs="Arial" w:ascii="Arial" w:hAnsi="Arial"/>
                <w:color w:val="000000"/>
                <w:sz w:val="16"/>
                <w:szCs w:val="16"/>
                <w:lang w:val="en-GB"/>
              </w:rPr>
              <w:t>NA</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lang w:val="en-GB"/>
              </w:rPr>
            </w:pPr>
            <w:r>
              <w:rPr>
                <w:rFonts w:cs="Arial" w:ascii="Arial" w:hAnsi="Arial"/>
                <w:color w:val="000000"/>
                <w:sz w:val="16"/>
                <w:szCs w:val="16"/>
                <w:lang w:val="en-GB"/>
              </w:rPr>
              <w:t>small right kidney, kidney and ureteral duplication left</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lang w:val="en-GB"/>
              </w:rPr>
            </w:pPr>
            <w:r>
              <w:rPr>
                <w:rFonts w:cs="Arial" w:ascii="Arial" w:hAnsi="Arial"/>
                <w:color w:val="000000"/>
                <w:sz w:val="16"/>
                <w:szCs w:val="16"/>
                <w:lang w:val="en-GB"/>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lang w:eastAsia="nl-NL"/>
              </w:rPr>
              <w:t>Cryptorchidism</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No</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lang w:eastAsia="nl-NL"/>
              </w:rPr>
              <w:t>Hernia umbilical (U) inguinal(I)</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No</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lang w:eastAsia="nl-NL"/>
              </w:rPr>
              <w:t xml:space="preserve">Scoliosis / kyphosis </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Kyphosis of the thoracic spine</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lang w:eastAsia="nl-NL"/>
              </w:rPr>
              <w:t>Hip dysplasia</w:t>
            </w:r>
          </w:p>
        </w:tc>
        <w:tc>
          <w:tcPr>
            <w:tcW w:w="11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Clinodactyly of 4th and 5th fingers</w:t>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NA</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lang w:eastAsia="nl-NL"/>
              </w:rPr>
              <w:t>Arm/hand anomaly</w:t>
            </w:r>
          </w:p>
        </w:tc>
        <w:tc>
          <w:tcPr>
            <w:tcW w:w="11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Flat feet, rocker bottom.</w:t>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NA</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n.a.</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lang w:eastAsia="nl-NL"/>
              </w:rPr>
              <w:t>Leg/foot anomaly</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NA</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lang w:eastAsia="nl-NL"/>
              </w:rPr>
              <w:t>Hypermobility</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Yes general</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lang w:eastAsia="nl-NL"/>
              </w:rPr>
              <w:t>Contractures</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Yes</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lang w:eastAsia="nl-NL"/>
              </w:rPr>
              <w:t>Muscle hypertrophy/hypertonia</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No</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lang w:eastAsia="nl-NL"/>
              </w:rPr>
              <w:t>Recurrent infections</w:t>
            </w:r>
          </w:p>
        </w:tc>
        <w:tc>
          <w:tcPr>
            <w:tcW w:w="1160" w:type="dxa"/>
            <w:tcBorders>
              <w:top w:val="single" w:sz="4" w:space="0" w:color="000000"/>
              <w:left w:val="single" w:sz="4" w:space="0" w:color="000000"/>
              <w:bottom w:val="single" w:sz="4" w:space="0" w:color="000000"/>
              <w:right w:val="single" w:sz="4" w:space="0" w:color="000000"/>
            </w:tcBorders>
          </w:tcPr>
          <w:p>
            <w:pPr>
              <w:pStyle w:val="Normal1"/>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color w:val="000000"/>
                <w:sz w:val="16"/>
                <w:szCs w:val="16"/>
              </w:rPr>
            </w:pPr>
            <w:r>
              <w:rPr>
                <w:color w:val="000000"/>
                <w:sz w:val="16"/>
                <w:szCs w:val="16"/>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1"/>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color w:val="000000"/>
                <w:sz w:val="16"/>
                <w:szCs w:val="16"/>
              </w:rPr>
            </w:pPr>
            <w:r>
              <w:rPr>
                <w:color w:val="000000"/>
                <w:sz w:val="16"/>
                <w:szCs w:val="16"/>
              </w:rPr>
              <w:t>NA</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color w:val="000000"/>
                <w:sz w:val="16"/>
                <w:szCs w:val="16"/>
              </w:rPr>
            </w:pPr>
            <w:r>
              <w:rPr>
                <w:color w:val="000000"/>
                <w:sz w:val="16"/>
                <w:szCs w:val="16"/>
              </w:rPr>
              <w:t>-</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color w:val="000000"/>
                <w:sz w:val="16"/>
                <w:szCs w:val="16"/>
              </w:rPr>
            </w:pPr>
            <w:r>
              <w:rPr>
                <w:color w:val="000000"/>
                <w:sz w:val="16"/>
                <w:szCs w:val="16"/>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1"/>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color w:val="000000"/>
                <w:sz w:val="16"/>
                <w:szCs w:val="16"/>
              </w:rPr>
            </w:pPr>
            <w:r>
              <w:rPr>
                <w:color w:val="000000"/>
                <w:sz w:val="16"/>
                <w:szCs w:val="16"/>
              </w:rPr>
            </w:r>
          </w:p>
        </w:tc>
        <w:tc>
          <w:tcPr>
            <w:tcW w:w="676" w:type="dxa"/>
            <w:tcBorders>
              <w:top w:val="single" w:sz="4" w:space="0" w:color="000000"/>
              <w:left w:val="single" w:sz="4" w:space="0" w:color="000000"/>
              <w:bottom w:val="single" w:sz="4" w:space="0" w:color="000000"/>
              <w:right w:val="single" w:sz="4" w:space="0" w:color="000000"/>
            </w:tcBorders>
          </w:tcPr>
          <w:p>
            <w:pPr>
              <w:pStyle w:val="Normal1"/>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color w:val="000000"/>
                <w:sz w:val="16"/>
                <w:szCs w:val="16"/>
              </w:rPr>
            </w:pPr>
            <w:r>
              <w:rPr>
                <w:color w:val="000000"/>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lang w:eastAsia="nl-NL"/>
              </w:rPr>
              <w:t>Constipation</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 xml:space="preserve"> </w:t>
            </w:r>
            <w:r>
              <w:rPr>
                <w:rFonts w:cs="Arial" w:ascii="Arial" w:hAnsi="Arial"/>
                <w:color w:val="000000"/>
                <w:sz w:val="16"/>
                <w:szCs w:val="16"/>
              </w:rPr>
              <w:t>Yes</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lang w:val="en-GB"/>
              </w:rPr>
              <w:t>-</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lang w:val="en-GB"/>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Arial" w:hAnsi="Arial" w:cs="Arial"/>
                <w:color w:val="000000"/>
                <w:sz w:val="16"/>
                <w:szCs w:val="16"/>
                <w:lang w:eastAsia="nl-NL"/>
              </w:rPr>
            </w:pPr>
            <w:r>
              <w:rPr>
                <w:rFonts w:cs="Arial" w:ascii="Arial" w:hAnsi="Arial"/>
                <w:color w:val="000000"/>
                <w:sz w:val="16"/>
                <w:szCs w:val="16"/>
                <w:lang w:eastAsia="nl-NL"/>
              </w:rPr>
              <w:t>Problems with intubation</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t>NA</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lang w:val="en-GB"/>
              </w:rPr>
              <w:t>-</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lang w:val="en-GB"/>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jc w:val="both"/>
              <w:rPr>
                <w:rFonts w:ascii="Arial" w:hAnsi="Arial" w:cs="Arial"/>
                <w:color w:val="000000"/>
                <w:sz w:val="16"/>
                <w:szCs w:val="16"/>
                <w:lang w:eastAsia="nl-NL"/>
              </w:rPr>
            </w:pPr>
            <w:r>
              <w:rPr>
                <w:rFonts w:cs="Arial" w:ascii="Arial" w:hAnsi="Arial"/>
                <w:color w:val="000000"/>
                <w:sz w:val="16"/>
                <w:szCs w:val="16"/>
                <w:lang w:eastAsia="nl-NL"/>
              </w:rPr>
              <w:t>Problems with certain medication</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lang w:val="en-GB"/>
              </w:rPr>
              <w:t>Yes urticarial rash due to lamotrigine and oxcarbazepine</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rPr>
              <w:t>-</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rPr>
              <w:t xml:space="preserve"> </w:t>
            </w:r>
            <w:r>
              <w:rPr>
                <w:rFonts w:cs="Arial" w:ascii="Arial" w:hAnsi="Arial"/>
                <w:color w:val="000000"/>
                <w:sz w:val="16"/>
                <w:szCs w:val="16"/>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jc w:val="both"/>
              <w:rPr>
                <w:rFonts w:ascii="Arial" w:hAnsi="Arial" w:cs="Arial"/>
                <w:color w:val="000000"/>
                <w:sz w:val="16"/>
                <w:szCs w:val="16"/>
                <w:lang w:eastAsia="nl-NL"/>
              </w:rPr>
            </w:pPr>
            <w:r>
              <w:rPr>
                <w:rFonts w:cs="Arial" w:ascii="Arial" w:hAnsi="Arial"/>
                <w:color w:val="000000"/>
                <w:sz w:val="16"/>
                <w:szCs w:val="16"/>
                <w:lang w:eastAsia="nl-NL"/>
              </w:rPr>
              <w:t>malignancies</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lang w:val="en-GB"/>
              </w:rPr>
              <w:t>No</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rPr>
              <w:t>-</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jc w:val="both"/>
              <w:rPr>
                <w:rFonts w:ascii="Arial" w:hAnsi="Arial" w:cs="Arial"/>
                <w:color w:val="000000"/>
                <w:sz w:val="16"/>
                <w:szCs w:val="16"/>
                <w:lang w:eastAsia="nl-NL"/>
              </w:rPr>
            </w:pPr>
            <w:r>
              <w:rPr>
                <w:rFonts w:cs="Arial" w:ascii="Arial" w:hAnsi="Arial"/>
                <w:color w:val="000000"/>
                <w:sz w:val="16"/>
                <w:szCs w:val="16"/>
                <w:lang w:eastAsia="nl-NL"/>
              </w:rPr>
              <w:t>Keloids</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lang w:val="en-GB"/>
              </w:rPr>
              <w:t>NA</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jc w:val="both"/>
              <w:rPr>
                <w:rFonts w:ascii="Arial" w:hAnsi="Arial" w:cs="Arial"/>
                <w:color w:val="000000"/>
                <w:sz w:val="16"/>
                <w:szCs w:val="16"/>
              </w:rPr>
            </w:pPr>
            <w:r>
              <w:rPr>
                <w:rFonts w:cs="Arial" w:ascii="Arial" w:hAnsi="Arial"/>
                <w:color w:val="000000"/>
                <w:sz w:val="16"/>
                <w:szCs w:val="16"/>
              </w:rPr>
              <w:t>Problems with teeth</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exact" w:line="300"/>
              <w:rPr>
                <w:rFonts w:ascii="Arial" w:hAnsi="Arial" w:cs="Arial"/>
                <w:color w:val="000000"/>
                <w:sz w:val="16"/>
                <w:szCs w:val="16"/>
              </w:rPr>
            </w:pPr>
            <w:r>
              <w:rPr>
                <w:rFonts w:cs="Arial" w:ascii="Arial" w:hAnsi="Arial"/>
                <w:color w:val="000000"/>
                <w:sz w:val="16"/>
                <w:szCs w:val="16"/>
                <w:lang w:val="en-GB"/>
              </w:rPr>
              <w:t>She has probably had overlapping teeth, has had teeth removed. We don´t have additional data on this on file</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jc w:val="both"/>
              <w:rPr>
                <w:rFonts w:ascii="Arial" w:hAnsi="Arial" w:cs="Arial"/>
                <w:color w:val="000000"/>
                <w:sz w:val="16"/>
                <w:szCs w:val="16"/>
                <w:lang w:val="en-GB"/>
              </w:rPr>
            </w:pPr>
            <w:r>
              <w:rPr>
                <w:rFonts w:cs="Arial" w:ascii="Arial" w:hAnsi="Arial"/>
                <w:color w:val="000000"/>
                <w:sz w:val="16"/>
                <w:szCs w:val="16"/>
                <w:lang w:val="en-GB"/>
              </w:rPr>
              <w:t>Any hormonal disturbances (such as hypothyroidism, delayed puberty)</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No</w:t>
            </w:r>
          </w:p>
        </w:tc>
        <w:tc>
          <w:tcPr>
            <w:tcW w:w="13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r>
        <w:trPr/>
        <w:tc>
          <w:tcPr>
            <w:tcW w:w="185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jc w:val="both"/>
              <w:rPr>
                <w:rFonts w:ascii="Arial" w:hAnsi="Arial" w:cs="Arial"/>
                <w:color w:val="000000"/>
                <w:sz w:val="16"/>
                <w:szCs w:val="16"/>
                <w:lang w:val="en-GB"/>
              </w:rPr>
            </w:pPr>
            <w:r>
              <w:rPr>
                <w:rFonts w:cs="Arial" w:ascii="Arial" w:hAnsi="Arial"/>
                <w:color w:val="000000"/>
                <w:sz w:val="16"/>
                <w:szCs w:val="16"/>
                <w:lang w:val="en-GB"/>
              </w:rPr>
              <w:t>Allergies</w:t>
            </w:r>
          </w:p>
        </w:tc>
        <w:tc>
          <w:tcPr>
            <w:tcW w:w="11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14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Yes urticarial rash due to lamotrigine and oxcarbazepine</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29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t>-</w:t>
            </w:r>
          </w:p>
        </w:tc>
        <w:tc>
          <w:tcPr>
            <w:tcW w:w="15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c>
          <w:tcPr>
            <w:tcW w:w="6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00"/>
              <w:rPr>
                <w:rFonts w:ascii="Arial" w:hAnsi="Arial" w:cs="Arial"/>
                <w:color w:val="000000"/>
                <w:sz w:val="16"/>
                <w:szCs w:val="16"/>
                <w:lang w:val="en-GB"/>
              </w:rPr>
            </w:pPr>
            <w:r>
              <w:rPr>
                <w:rFonts w:cs="Arial" w:ascii="Arial" w:hAnsi="Arial"/>
                <w:color w:val="000000"/>
                <w:sz w:val="16"/>
                <w:szCs w:val="16"/>
                <w:lang w:val="en-GB"/>
              </w:rPr>
            </w:r>
          </w:p>
        </w:tc>
      </w:tr>
    </w:tbl>
    <w:p>
      <w:pPr>
        <w:pStyle w:val="Normal"/>
        <w:spacing w:lineRule="exact" w:line="300"/>
        <w:rPr>
          <w:rFonts w:ascii="Arial" w:hAnsi="Arial" w:cs="Arial"/>
          <w:sz w:val="16"/>
          <w:szCs w:val="16"/>
        </w:rPr>
      </w:pPr>
      <w:r>
        <w:rPr>
          <w:rFonts w:cs="Arial" w:ascii="Arial" w:hAnsi="Arial"/>
          <w:sz w:val="16"/>
          <w:szCs w:val="16"/>
        </w:rPr>
      </w:r>
    </w:p>
    <w:p>
      <w:pPr>
        <w:pStyle w:val="Normal"/>
        <w:spacing w:lineRule="exact" w:line="300"/>
        <w:rPr>
          <w:rFonts w:ascii="Arial" w:hAnsi="Arial" w:cs="Arial"/>
          <w:sz w:val="16"/>
          <w:szCs w:val="16"/>
        </w:rPr>
      </w:pPr>
      <w:r>
        <w:rPr>
          <w:rFonts w:cs="Arial" w:ascii="Arial" w:hAnsi="Arial"/>
          <w:sz w:val="16"/>
          <w:szCs w:val="16"/>
        </w:rPr>
      </w:r>
    </w:p>
    <w:p>
      <w:pPr>
        <w:pStyle w:val="Normal"/>
        <w:spacing w:lineRule="exact" w:line="300"/>
        <w:rPr>
          <w:rFonts w:ascii="Arial" w:hAnsi="Arial" w:cs="Arial"/>
          <w:sz w:val="16"/>
          <w:szCs w:val="16"/>
        </w:rPr>
      </w:pPr>
      <w:r>
        <w:rPr>
          <w:rFonts w:cs="Arial" w:ascii="Arial" w:hAnsi="Arial"/>
          <w:sz w:val="16"/>
          <w:szCs w:val="16"/>
        </w:rPr>
      </w:r>
    </w:p>
    <w:p>
      <w:pPr>
        <w:pStyle w:val="Normal"/>
        <w:spacing w:lineRule="exact" w:line="300"/>
        <w:rPr>
          <w:rFonts w:ascii="Arial" w:hAnsi="Arial" w:cs="Arial"/>
          <w:sz w:val="16"/>
          <w:szCs w:val="16"/>
        </w:rPr>
      </w:pPr>
      <w:r>
        <w:rPr>
          <w:rFonts w:cs="Arial" w:ascii="Arial" w:hAnsi="Arial"/>
          <w:sz w:val="16"/>
          <w:szCs w:val="16"/>
        </w:rPr>
      </w:r>
    </w:p>
    <w:p>
      <w:pPr>
        <w:pStyle w:val="Normal"/>
        <w:spacing w:lineRule="exact" w:line="300"/>
        <w:rPr>
          <w:rFonts w:ascii="Arial" w:hAnsi="Arial" w:cs="Arial"/>
          <w:sz w:val="16"/>
          <w:szCs w:val="16"/>
        </w:rPr>
      </w:pPr>
      <w:r>
        <w:rPr/>
        <w:drawing>
          <wp:inline distT="0" distB="0" distL="0" distR="0">
            <wp:extent cx="5815330" cy="8229600"/>
            <wp:effectExtent l="0" t="0" r="0"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a:picLocks noChangeAspect="1" noChangeArrowheads="1"/>
                    </pic:cNvPicPr>
                  </pic:nvPicPr>
                  <pic:blipFill>
                    <a:blip r:embed="rId3"/>
                    <a:stretch>
                      <a:fillRect/>
                    </a:stretch>
                  </pic:blipFill>
                  <pic:spPr bwMode="auto">
                    <a:xfrm>
                      <a:off x="0" y="0"/>
                      <a:ext cx="5815330" cy="8229600"/>
                    </a:xfrm>
                    <a:prstGeom prst="rect">
                      <a:avLst/>
                    </a:prstGeom>
                  </pic:spPr>
                </pic:pic>
              </a:graphicData>
            </a:graphic>
          </wp:inline>
        </w:drawing>
      </w:r>
    </w:p>
    <w:p>
      <w:pPr>
        <w:pStyle w:val="Normal"/>
        <w:rPr>
          <w:rFonts w:ascii="Arial" w:hAnsi="Arial" w:cs="Arial"/>
          <w:sz w:val="16"/>
          <w:szCs w:val="16"/>
        </w:rPr>
      </w:pPr>
      <w:r>
        <w:rPr>
          <w:rFonts w:cs="Arial" w:ascii="Arial" w:hAnsi="Arial"/>
          <w:sz w:val="16"/>
          <w:szCs w:val="16"/>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drawing>
          <wp:inline distT="0" distB="0" distL="0" distR="0">
            <wp:extent cx="5485765" cy="7762875"/>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ell phone&#10;&#10;Description automatically generated"/>
                    <pic:cNvPicPr>
                      <a:picLocks noChangeAspect="1" noChangeArrowheads="1"/>
                    </pic:cNvPicPr>
                  </pic:nvPicPr>
                  <pic:blipFill>
                    <a:blip r:embed="rId4"/>
                    <a:stretch>
                      <a:fillRect/>
                    </a:stretch>
                  </pic:blipFill>
                  <pic:spPr bwMode="auto">
                    <a:xfrm>
                      <a:off x="0" y="0"/>
                      <a:ext cx="5485765" cy="7762875"/>
                    </a:xfrm>
                    <a:prstGeom prst="rect">
                      <a:avLst/>
                    </a:prstGeom>
                  </pic:spPr>
                </pic:pic>
              </a:graphicData>
            </a:graphic>
          </wp:inline>
        </w:drawing>
      </w:r>
    </w:p>
    <w:p>
      <w:pPr>
        <w:pStyle w:val="Normal"/>
        <w:rPr>
          <w:rFonts w:ascii="Arial" w:hAnsi="Arial" w:cs="Arial"/>
        </w:rPr>
      </w:pPr>
      <w:r>
        <w:rPr>
          <w:rFonts w:cs="Arial" w:ascii="Arial" w:hAnsi="Arial"/>
        </w:rPr>
        <w:t xml:space="preserve">Figure 1: </w:t>
      </w:r>
      <w:r>
        <w:rPr>
          <w:rFonts w:cs="Arial" w:ascii="Arial" w:hAnsi="Arial"/>
          <w:lang w:val="en-GB"/>
        </w:rPr>
        <w:t>Domains and conservation on the SKOR2 sequence. More conserved regions are indicated by darker shades.  They most likely correspond to structurally ordered regions. For two of those regions the ordered protein structure has been confirmed crystallographically. Conversely, non-conserved regions commonly correspond to disordered regions on peptide sequence that better tolerate mutation. The deletion from Patient 2 belongs to one such region.</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drawing>
          <wp:inline distT="0" distB="0" distL="0" distR="0">
            <wp:extent cx="5943600" cy="1972310"/>
            <wp:effectExtent l="0" t="0" r="0" b="0"/>
            <wp:docPr id="3" name="Picture 3" descr="A picture containing stationary, fabr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stationary, fabric&#10;&#10;Description automatically generated"/>
                    <pic:cNvPicPr>
                      <a:picLocks noChangeAspect="1" noChangeArrowheads="1"/>
                    </pic:cNvPicPr>
                  </pic:nvPicPr>
                  <pic:blipFill>
                    <a:blip r:embed="rId5"/>
                    <a:stretch>
                      <a:fillRect/>
                    </a:stretch>
                  </pic:blipFill>
                  <pic:spPr bwMode="auto">
                    <a:xfrm>
                      <a:off x="0" y="0"/>
                      <a:ext cx="5943600" cy="1972310"/>
                    </a:xfrm>
                    <a:prstGeom prst="rect">
                      <a:avLst/>
                    </a:prstGeom>
                  </pic:spPr>
                </pic:pic>
              </a:graphicData>
            </a:graphic>
          </wp:inline>
        </w:drawing>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lang w:val="en-GB"/>
        </w:rPr>
      </w:pPr>
      <w:r>
        <w:rPr>
          <w:rFonts w:cs="Arial" w:ascii="Arial" w:hAnsi="Arial"/>
        </w:rPr>
        <w:t>Figure 2: The alignment of SKOR2 orthologues in the vicinity of the position deleted in Patient 2. Notable is the variability in the composition and the length.</w:t>
      </w:r>
    </w:p>
    <w:p>
      <w:pPr>
        <w:pStyle w:val="Normal"/>
        <w:rPr>
          <w:rFonts w:ascii="Arial" w:hAnsi="Arial" w:cs="Arial"/>
        </w:rPr>
      </w:pPr>
      <w:r>
        <w:rPr/>
      </w:r>
    </w:p>
    <w:sectPr>
      <w:footerReference w:type="default" r:id="rId6"/>
      <w:type w:val="nextPage"/>
      <w:pgSz w:w="12240" w:h="15840"/>
      <w:pgMar w:left="1440" w:right="1440" w:header="0" w:top="1440" w:footer="72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Arial">
    <w:charset w:val="01"/>
    <w:family w:val="roman"/>
    <w:pitch w:val="variable"/>
  </w:font>
  <w:font w:name="Calibri">
    <w:charset w:val="01"/>
    <w:family w:val="auto"/>
    <w:pitch w:val="default"/>
  </w:font>
  <w:font w:name="Courier New">
    <w:charset w:val="01"/>
    <w:family w:val="auto"/>
    <w:pitch w:val="default"/>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635784085"/>
    </w:sdtPr>
    <w:sdtContent>
      <w:p>
        <w:pPr>
          <w:pStyle w:val="Footer"/>
          <w:rPr/>
        </w:pPr>
        <w:r>
          <w:rPr>
            <w:rStyle w:val="Pagenumber"/>
          </w:rPr>
          <w:fldChar w:fldCharType="begin"/>
        </w:r>
        <w:r>
          <w:rPr>
            <w:rStyle w:val="Pagenumber"/>
          </w:rPr>
          <w:instrText> PAGE </w:instrText>
        </w:r>
        <w:r>
          <w:rPr>
            <w:rStyle w:val="Pagenumber"/>
          </w:rPr>
          <w:fldChar w:fldCharType="separate"/>
        </w:r>
        <w:r>
          <w:rPr>
            <w:rStyle w:val="Pagenumber"/>
          </w:rPr>
          <w:t>14</w:t>
        </w:r>
        <w:r>
          <w:rPr>
            <w:rStyle w:val="Pagenumbe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4"/>
  <w:revisionView w:insDel="0" w:formatting="0"/>
  <w:trackRevision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b69ba"/>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3724cd"/>
    <w:rPr>
      <w:rFonts w:ascii="Times New Roman" w:hAnsi="Times New Roman" w:cs="Times New Roman"/>
      <w:sz w:val="18"/>
      <w:szCs w:val="18"/>
    </w:rPr>
  </w:style>
  <w:style w:type="character" w:styleId="HeaderChar" w:customStyle="1">
    <w:name w:val="Header Char"/>
    <w:basedOn w:val="DefaultParagraphFont"/>
    <w:link w:val="Header"/>
    <w:uiPriority w:val="99"/>
    <w:qFormat/>
    <w:rsid w:val="009544a7"/>
    <w:rPr>
      <w:rFonts w:ascii="Calibri" w:hAnsi="Calibri" w:eastAsia="Calibri" w:cs="Times New Roman"/>
      <w:sz w:val="22"/>
      <w:szCs w:val="22"/>
      <w:lang w:val="nl-NL"/>
    </w:rPr>
  </w:style>
  <w:style w:type="character" w:styleId="InternetLink">
    <w:name w:val="Hyperlink"/>
    <w:uiPriority w:val="99"/>
    <w:unhideWhenUsed/>
    <w:rsid w:val="009544a7"/>
    <w:rPr>
      <w:color w:val="0000FF"/>
      <w:u w:val="single"/>
    </w:rPr>
  </w:style>
  <w:style w:type="character" w:styleId="FooterChar" w:customStyle="1">
    <w:name w:val="Footer Char"/>
    <w:basedOn w:val="DefaultParagraphFont"/>
    <w:link w:val="Footer"/>
    <w:uiPriority w:val="99"/>
    <w:qFormat/>
    <w:rsid w:val="003b73b0"/>
    <w:rPr/>
  </w:style>
  <w:style w:type="character" w:styleId="Pagenumber">
    <w:name w:val="page number"/>
    <w:basedOn w:val="DefaultParagraphFont"/>
    <w:uiPriority w:val="99"/>
    <w:semiHidden/>
    <w:unhideWhenUsed/>
    <w:qFormat/>
    <w:rsid w:val="003b73b0"/>
    <w:rPr/>
  </w:style>
  <w:style w:type="character" w:styleId="VisitedInternetLink">
    <w:name w:val="FollowedHyperlink"/>
    <w:basedOn w:val="DefaultParagraphFont"/>
    <w:rPr>
      <w:color w:val="954F72" w:themeColor="followedHyperlink"/>
      <w:u w:val="single"/>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link w:val="BalloonTextChar"/>
    <w:uiPriority w:val="99"/>
    <w:semiHidden/>
    <w:unhideWhenUsed/>
    <w:qFormat/>
    <w:rsid w:val="003724cd"/>
    <w:pPr/>
    <w:rPr>
      <w:rFonts w:eastAsia="Calibri" w:eastAsiaTheme="minorHAnsi"/>
      <w:sz w:val="18"/>
      <w:szCs w:val="18"/>
    </w:rPr>
  </w:style>
  <w:style w:type="paragraph" w:styleId="Normal1" w:customStyle="1">
    <w:name w:val="[Normal]"/>
    <w:qFormat/>
    <w:rsid w:val="00c0218d"/>
    <w:pPr>
      <w:widowControl w:val="false"/>
      <w:suppressAutoHyphens w:val="true"/>
      <w:bidi w:val="0"/>
      <w:spacing w:before="0" w:after="0"/>
      <w:jc w:val="left"/>
    </w:pPr>
    <w:rPr>
      <w:rFonts w:ascii="Arial" w:hAnsi="Arial" w:eastAsia="Calibri" w:cs="Arial" w:eastAsiaTheme="minorHAnsi"/>
      <w:color w:val="auto"/>
      <w:kern w:val="0"/>
      <w:sz w:val="24"/>
      <w:szCs w:val="24"/>
      <w:lang w:val="x-none"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9544a7"/>
    <w:pPr>
      <w:tabs>
        <w:tab w:val="clear" w:pos="720"/>
        <w:tab w:val="center" w:pos="4536" w:leader="none"/>
        <w:tab w:val="right" w:pos="9072" w:leader="none"/>
      </w:tabs>
      <w:spacing w:lineRule="auto" w:line="276" w:before="0" w:after="200"/>
    </w:pPr>
    <w:rPr>
      <w:rFonts w:ascii="Calibri" w:hAnsi="Calibri" w:eastAsia="Calibri"/>
      <w:sz w:val="22"/>
      <w:szCs w:val="22"/>
      <w:lang w:val="nl-NL"/>
    </w:rPr>
  </w:style>
  <w:style w:type="paragraph" w:styleId="NormalWeb">
    <w:name w:val="Normal (Web)"/>
    <w:basedOn w:val="Normal"/>
    <w:uiPriority w:val="99"/>
    <w:unhideWhenUsed/>
    <w:qFormat/>
    <w:rsid w:val="009544a7"/>
    <w:pPr>
      <w:spacing w:beforeAutospacing="1" w:afterAutospacing="1"/>
    </w:pPr>
    <w:rPr>
      <w:lang w:val="en-NZ" w:eastAsia="zh-CN" w:bidi="hi-IN"/>
    </w:rPr>
  </w:style>
  <w:style w:type="paragraph" w:styleId="Footer">
    <w:name w:val="Footer"/>
    <w:basedOn w:val="Normal"/>
    <w:link w:val="FooterChar"/>
    <w:uiPriority w:val="99"/>
    <w:unhideWhenUsed/>
    <w:rsid w:val="003b73b0"/>
    <w:pPr>
      <w:tabs>
        <w:tab w:val="clear" w:pos="720"/>
        <w:tab w:val="center" w:pos="4680" w:leader="none"/>
        <w:tab w:val="right" w:pos="9360" w:leader="none"/>
      </w:tabs>
    </w:pPr>
    <w:rPr>
      <w:rFonts w:ascii="Calibri" w:hAnsi="Calibri" w:eastAsia="Calibri" w:cs="" w:asciiTheme="minorHAnsi" w:cstheme="minorBidi" w:eastAsiaTheme="minorHAnsi" w:hAnsiTheme="minorHAnsi"/>
    </w:rPr>
  </w:style>
  <w:style w:type="paragraph" w:styleId="Bibliography">
    <w:name w:val="Bibliography"/>
    <w:basedOn w:val="Normal"/>
    <w:next w:val="Normal"/>
    <w:uiPriority w:val="37"/>
    <w:unhideWhenUsed/>
    <w:qFormat/>
    <w:rsid w:val="00793a71"/>
    <w:pPr>
      <w:spacing w:lineRule="auto" w:line="480"/>
      <w:ind w:left="720" w:hanging="720"/>
    </w:pPr>
    <w:rPr>
      <w:rFonts w:ascii="Calibri" w:hAnsi="Calibri" w:eastAsia="Calibri" w:cs="" w:asciiTheme="minorHAnsi" w:cstheme="minorBidi" w:eastAsiaTheme="minorHAnsi" w:hAnsiTheme="minorHAns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citeseerx.ist.psu.edu/viewdoc/download?doi=10.1.1.691.7327&amp;rep=rep1&amp;type=pdf"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Application>LibreOffice/7.0.1.2$Linux_X86_64 LibreOffice_project/00$Build-2</Application>
  <Pages>30</Pages>
  <Words>6589</Words>
  <Characters>36442</Characters>
  <CharactersWithSpaces>42225</CharactersWithSpaces>
  <Paragraphs>602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2020-09-10T10:05:00Z</dcterms:created>
  <dc:creator>Abu-El-Haija, Aya</dc:creator>
  <dc:description/>
  <dc:language>en-US</dc:language>
  <cp:lastModifiedBy/>
  <dcterms:modified xsi:type="dcterms:W3CDTF">2020-09-11T17:59:40Z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y fmtid="{D5CDD505-2E9C-101B-9397-08002B2CF9AE}" pid="8" name="ZOTERO_PREF_1">
    <vt:lpwstr>&lt;data data-version="3" zotero-version="5.0.89"&gt;&lt;session id="QWkW46d6"/&gt;&lt;style id="http://www.zotero.org/styles/apa" locale="en-US" hasBibliography="1" bibliographyStyleHasBeenSet="1"/&gt;&lt;prefs&gt;&lt;pref name="fieldType" value="Field"/&gt;&lt;pref name="automaticJourn</vt:lpwstr>
  </property>
  <property fmtid="{D5CDD505-2E9C-101B-9397-08002B2CF9AE}" pid="9" name="ZOTERO_PREF_2">
    <vt:lpwstr>alAbbreviations" value="true"/&gt;&lt;/prefs&gt;&lt;/data&gt;</vt:lpwstr>
  </property>
</Properties>
</file>